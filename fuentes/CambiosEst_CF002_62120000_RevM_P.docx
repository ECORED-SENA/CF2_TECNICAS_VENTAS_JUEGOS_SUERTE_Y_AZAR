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802DC" w:rsidRDefault="0046407F" w:rsidP="0039193D">
      <w:pPr>
        <w:pStyle w:val="Ttulo1"/>
      </w:pPr>
      <w:r>
        <w:t>FORMATO PARA EL DESARROLLO DE COMPONENTE FORMATIVO</w:t>
      </w:r>
    </w:p>
    <w:p w14:paraId="00000002" w14:textId="77777777" w:rsidR="00F802DC" w:rsidRDefault="00F802DC">
      <w:pPr>
        <w:tabs>
          <w:tab w:val="left" w:pos="3224"/>
        </w:tabs>
        <w:jc w:val="both"/>
        <w:rPr>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802DC" w14:paraId="55E36FFF" w14:textId="77777777">
        <w:trPr>
          <w:trHeight w:val="340"/>
        </w:trPr>
        <w:tc>
          <w:tcPr>
            <w:tcW w:w="3397" w:type="dxa"/>
            <w:vAlign w:val="center"/>
          </w:tcPr>
          <w:p w14:paraId="00000003" w14:textId="77777777" w:rsidR="00F802DC" w:rsidRDefault="0046407F">
            <w:pPr>
              <w:jc w:val="both"/>
              <w:rPr>
                <w:sz w:val="20"/>
                <w:szCs w:val="20"/>
              </w:rPr>
            </w:pPr>
            <w:r>
              <w:rPr>
                <w:sz w:val="20"/>
                <w:szCs w:val="20"/>
              </w:rPr>
              <w:t>PROGRAMA DE FORMACIÓN</w:t>
            </w:r>
          </w:p>
        </w:tc>
        <w:tc>
          <w:tcPr>
            <w:tcW w:w="6565" w:type="dxa"/>
            <w:vAlign w:val="center"/>
          </w:tcPr>
          <w:p w14:paraId="00000004" w14:textId="77777777" w:rsidR="00F802DC" w:rsidRDefault="0046407F">
            <w:pPr>
              <w:jc w:val="both"/>
              <w:rPr>
                <w:b w:val="0"/>
                <w:color w:val="E36C09"/>
                <w:sz w:val="20"/>
                <w:szCs w:val="20"/>
              </w:rPr>
            </w:pPr>
            <w:r>
              <w:rPr>
                <w:b w:val="0"/>
                <w:color w:val="000000"/>
                <w:sz w:val="20"/>
                <w:szCs w:val="20"/>
              </w:rPr>
              <w:t>Técnicas de ventas para juegos de suerte y azar</w:t>
            </w:r>
          </w:p>
        </w:tc>
      </w:tr>
    </w:tbl>
    <w:p w14:paraId="00000005" w14:textId="77777777" w:rsidR="00F802DC" w:rsidRDefault="00F802DC">
      <w:pPr>
        <w:jc w:val="both"/>
        <w:rPr>
          <w:sz w:val="20"/>
          <w:szCs w:val="20"/>
        </w:rPr>
      </w:pPr>
    </w:p>
    <w:tbl>
      <w:tblPr>
        <w:tblStyle w:val="a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802DC" w14:paraId="114C62F5" w14:textId="77777777">
        <w:trPr>
          <w:trHeight w:val="340"/>
        </w:trPr>
        <w:tc>
          <w:tcPr>
            <w:tcW w:w="1838" w:type="dxa"/>
            <w:vAlign w:val="center"/>
          </w:tcPr>
          <w:p w14:paraId="00000006" w14:textId="77777777" w:rsidR="00F802DC" w:rsidRDefault="0046407F">
            <w:pPr>
              <w:jc w:val="both"/>
              <w:rPr>
                <w:sz w:val="20"/>
                <w:szCs w:val="20"/>
              </w:rPr>
            </w:pPr>
            <w:r>
              <w:rPr>
                <w:sz w:val="20"/>
                <w:szCs w:val="20"/>
              </w:rPr>
              <w:t>COMPETENCIA</w:t>
            </w:r>
          </w:p>
        </w:tc>
        <w:tc>
          <w:tcPr>
            <w:tcW w:w="2835" w:type="dxa"/>
            <w:vAlign w:val="center"/>
          </w:tcPr>
          <w:p w14:paraId="00000007" w14:textId="77777777" w:rsidR="00F802DC" w:rsidRDefault="0046407F">
            <w:pPr>
              <w:jc w:val="both"/>
              <w:rPr>
                <w:b w:val="0"/>
                <w:sz w:val="20"/>
                <w:szCs w:val="20"/>
              </w:rPr>
            </w:pPr>
            <w:r>
              <w:rPr>
                <w:color w:val="000000"/>
                <w:sz w:val="20"/>
                <w:szCs w:val="20"/>
              </w:rPr>
              <w:t xml:space="preserve">260101047 </w:t>
            </w:r>
            <w:r>
              <w:rPr>
                <w:b w:val="0"/>
                <w:color w:val="000000"/>
                <w:sz w:val="20"/>
                <w:szCs w:val="20"/>
              </w:rPr>
              <w:t>- Vender productos y servicios de acuerdo con las necesidades del cliente y objetivos comerciales</w:t>
            </w:r>
            <w:r>
              <w:rPr>
                <w:b w:val="0"/>
                <w:sz w:val="20"/>
                <w:szCs w:val="20"/>
              </w:rPr>
              <w:t>.</w:t>
            </w:r>
          </w:p>
          <w:p w14:paraId="00000008" w14:textId="77777777" w:rsidR="00F802DC" w:rsidRDefault="00F802DC">
            <w:pPr>
              <w:jc w:val="both"/>
              <w:rPr>
                <w:b w:val="0"/>
                <w:sz w:val="20"/>
                <w:szCs w:val="20"/>
              </w:rPr>
            </w:pPr>
          </w:p>
        </w:tc>
        <w:tc>
          <w:tcPr>
            <w:tcW w:w="2126" w:type="dxa"/>
            <w:vAlign w:val="center"/>
          </w:tcPr>
          <w:p w14:paraId="00000009" w14:textId="77777777" w:rsidR="00F802DC" w:rsidRDefault="0046407F">
            <w:pPr>
              <w:jc w:val="both"/>
              <w:rPr>
                <w:sz w:val="20"/>
                <w:szCs w:val="20"/>
              </w:rPr>
            </w:pPr>
            <w:r>
              <w:rPr>
                <w:sz w:val="20"/>
                <w:szCs w:val="20"/>
              </w:rPr>
              <w:t>RESULTADOS DE APRENDIZAJE</w:t>
            </w:r>
          </w:p>
        </w:tc>
        <w:tc>
          <w:tcPr>
            <w:tcW w:w="3163" w:type="dxa"/>
            <w:vAlign w:val="center"/>
          </w:tcPr>
          <w:p w14:paraId="0000000A" w14:textId="77777777" w:rsidR="00F802DC" w:rsidRDefault="0046407F">
            <w:pPr>
              <w:ind w:left="66"/>
              <w:jc w:val="both"/>
              <w:rPr>
                <w:b w:val="0"/>
                <w:sz w:val="20"/>
                <w:szCs w:val="20"/>
              </w:rPr>
            </w:pPr>
            <w:r>
              <w:rPr>
                <w:color w:val="000000"/>
                <w:sz w:val="20"/>
                <w:szCs w:val="20"/>
              </w:rPr>
              <w:t>260101047-02.</w:t>
            </w:r>
            <w:r>
              <w:rPr>
                <w:b w:val="0"/>
                <w:color w:val="000000"/>
                <w:sz w:val="20"/>
                <w:szCs w:val="20"/>
              </w:rPr>
              <w:t xml:space="preserve"> Cerrar venta para juegos de suerte y azar según requerimientos de la organización.</w:t>
            </w:r>
          </w:p>
        </w:tc>
      </w:tr>
    </w:tbl>
    <w:p w14:paraId="0000000B" w14:textId="77777777" w:rsidR="00F802DC" w:rsidRDefault="00F802DC">
      <w:pPr>
        <w:jc w:val="both"/>
        <w:rPr>
          <w:sz w:val="20"/>
          <w:szCs w:val="20"/>
        </w:rPr>
      </w:pPr>
    </w:p>
    <w:p w14:paraId="0000000C" w14:textId="77777777" w:rsidR="00F802DC" w:rsidRDefault="00F802DC">
      <w:pPr>
        <w:jc w:val="both"/>
        <w:rPr>
          <w:sz w:val="20"/>
          <w:szCs w:val="20"/>
        </w:rPr>
      </w:pPr>
    </w:p>
    <w:tbl>
      <w:tblPr>
        <w:tblStyle w:val="a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802DC" w14:paraId="3A7D08E7" w14:textId="77777777">
        <w:trPr>
          <w:trHeight w:val="340"/>
        </w:trPr>
        <w:tc>
          <w:tcPr>
            <w:tcW w:w="3397" w:type="dxa"/>
            <w:vAlign w:val="center"/>
          </w:tcPr>
          <w:p w14:paraId="0000000D" w14:textId="77777777" w:rsidR="00F802DC" w:rsidRDefault="0046407F">
            <w:pPr>
              <w:jc w:val="both"/>
              <w:rPr>
                <w:color w:val="000000"/>
                <w:sz w:val="20"/>
                <w:szCs w:val="20"/>
              </w:rPr>
            </w:pPr>
            <w:r>
              <w:rPr>
                <w:color w:val="000000"/>
                <w:sz w:val="20"/>
                <w:szCs w:val="20"/>
              </w:rPr>
              <w:t>NÚMERO DEL COMPONENTE FORMATIVO</w:t>
            </w:r>
          </w:p>
        </w:tc>
        <w:tc>
          <w:tcPr>
            <w:tcW w:w="6565" w:type="dxa"/>
            <w:vAlign w:val="center"/>
          </w:tcPr>
          <w:p w14:paraId="0000000E" w14:textId="77777777" w:rsidR="00F802DC" w:rsidRDefault="0046407F">
            <w:pPr>
              <w:jc w:val="both"/>
              <w:rPr>
                <w:b w:val="0"/>
                <w:color w:val="000000"/>
                <w:sz w:val="20"/>
                <w:szCs w:val="20"/>
              </w:rPr>
            </w:pPr>
            <w:r>
              <w:rPr>
                <w:b w:val="0"/>
                <w:color w:val="000000"/>
                <w:sz w:val="20"/>
                <w:szCs w:val="20"/>
              </w:rPr>
              <w:t>CF002</w:t>
            </w:r>
          </w:p>
        </w:tc>
      </w:tr>
      <w:tr w:rsidR="00F802DC" w14:paraId="69CB4CB9" w14:textId="77777777">
        <w:trPr>
          <w:trHeight w:val="340"/>
        </w:trPr>
        <w:tc>
          <w:tcPr>
            <w:tcW w:w="3397" w:type="dxa"/>
            <w:vAlign w:val="center"/>
          </w:tcPr>
          <w:p w14:paraId="0000000F" w14:textId="77777777" w:rsidR="00F802DC" w:rsidRDefault="0046407F">
            <w:pPr>
              <w:jc w:val="both"/>
              <w:rPr>
                <w:color w:val="000000"/>
                <w:sz w:val="20"/>
                <w:szCs w:val="20"/>
              </w:rPr>
            </w:pPr>
            <w:r>
              <w:rPr>
                <w:color w:val="000000"/>
                <w:sz w:val="20"/>
                <w:szCs w:val="20"/>
              </w:rPr>
              <w:t>NOMBRE DEL COMPONENTE FORMATIVO</w:t>
            </w:r>
          </w:p>
        </w:tc>
        <w:tc>
          <w:tcPr>
            <w:tcW w:w="6565" w:type="dxa"/>
            <w:vAlign w:val="center"/>
          </w:tcPr>
          <w:p w14:paraId="00000010" w14:textId="77777777" w:rsidR="00F802DC" w:rsidRDefault="0046407F">
            <w:pPr>
              <w:jc w:val="both"/>
              <w:rPr>
                <w:b w:val="0"/>
                <w:color w:val="000000"/>
                <w:sz w:val="20"/>
                <w:szCs w:val="20"/>
              </w:rPr>
            </w:pPr>
            <w:r>
              <w:rPr>
                <w:b w:val="0"/>
                <w:color w:val="000000"/>
                <w:sz w:val="20"/>
                <w:szCs w:val="20"/>
              </w:rPr>
              <w:t>Proceso de ventas en juegos de suerte y azar</w:t>
            </w:r>
            <w:del w:id="0" w:author="JULIA ISABEL ROBERTO" w:date="2022-05-18T23:51:00Z">
              <w:r w:rsidDel="0063364D">
                <w:rPr>
                  <w:b w:val="0"/>
                  <w:color w:val="000000"/>
                  <w:sz w:val="20"/>
                  <w:szCs w:val="20"/>
                </w:rPr>
                <w:delText>.</w:delText>
              </w:r>
            </w:del>
          </w:p>
        </w:tc>
      </w:tr>
      <w:tr w:rsidR="00F802DC" w14:paraId="374B47FF" w14:textId="77777777">
        <w:trPr>
          <w:trHeight w:val="340"/>
        </w:trPr>
        <w:tc>
          <w:tcPr>
            <w:tcW w:w="3397" w:type="dxa"/>
            <w:vAlign w:val="center"/>
          </w:tcPr>
          <w:p w14:paraId="00000011" w14:textId="77777777" w:rsidR="00F802DC" w:rsidRDefault="0046407F">
            <w:pPr>
              <w:jc w:val="both"/>
              <w:rPr>
                <w:color w:val="000000"/>
                <w:sz w:val="20"/>
                <w:szCs w:val="20"/>
              </w:rPr>
            </w:pPr>
            <w:r>
              <w:rPr>
                <w:color w:val="000000"/>
                <w:sz w:val="20"/>
                <w:szCs w:val="20"/>
              </w:rPr>
              <w:t>BREVE DESCRIPCIÓN</w:t>
            </w:r>
          </w:p>
        </w:tc>
        <w:tc>
          <w:tcPr>
            <w:tcW w:w="6565" w:type="dxa"/>
            <w:vAlign w:val="center"/>
          </w:tcPr>
          <w:p w14:paraId="00000012" w14:textId="38409167" w:rsidR="00F802DC" w:rsidRDefault="0046407F">
            <w:pPr>
              <w:jc w:val="both"/>
              <w:rPr>
                <w:b w:val="0"/>
                <w:color w:val="000000"/>
                <w:sz w:val="20"/>
                <w:szCs w:val="20"/>
              </w:rPr>
            </w:pPr>
            <w:r>
              <w:rPr>
                <w:b w:val="0"/>
                <w:color w:val="000000"/>
                <w:sz w:val="20"/>
                <w:szCs w:val="20"/>
              </w:rPr>
              <w:t>El presente componente</w:t>
            </w:r>
            <w:del w:id="1" w:author="JULIA ISABEL ROBERTO" w:date="2022-05-18T23:51:00Z">
              <w:r w:rsidDel="0063364D">
                <w:rPr>
                  <w:b w:val="0"/>
                  <w:color w:val="000000"/>
                  <w:sz w:val="20"/>
                  <w:szCs w:val="20"/>
                </w:rPr>
                <w:delText>,</w:delText>
              </w:r>
            </w:del>
            <w:r>
              <w:rPr>
                <w:b w:val="0"/>
                <w:color w:val="000000"/>
                <w:sz w:val="20"/>
                <w:szCs w:val="20"/>
              </w:rPr>
              <w:t xml:space="preserve"> explica de manera detallada </w:t>
            </w:r>
            <w:ins w:id="2" w:author="JULIA ISABEL ROBERTO" w:date="2022-05-18T23:52:00Z">
              <w:r w:rsidR="0063364D">
                <w:rPr>
                  <w:b w:val="0"/>
                  <w:color w:val="000000"/>
                  <w:sz w:val="20"/>
                  <w:szCs w:val="20"/>
                </w:rPr>
                <w:t xml:space="preserve">los </w:t>
              </w:r>
            </w:ins>
            <w:r>
              <w:rPr>
                <w:b w:val="0"/>
                <w:color w:val="000000"/>
                <w:sz w:val="20"/>
                <w:szCs w:val="20"/>
              </w:rPr>
              <w:t>conocimientos para llevar a cabo ventas efectivas de los juegos de suerte y azar en Colombia, con la finalidad de aumentar los ingresos de vendedores y organizaciones</w:t>
            </w:r>
            <w:ins w:id="3" w:author="JULIA ISABEL ROBERTO" w:date="2022-05-18T23:52:00Z">
              <w:r w:rsidR="0063364D">
                <w:rPr>
                  <w:b w:val="0"/>
                  <w:color w:val="000000"/>
                  <w:sz w:val="20"/>
                  <w:szCs w:val="20"/>
                </w:rPr>
                <w:t>,</w:t>
              </w:r>
            </w:ins>
            <w:del w:id="4" w:author="JULIA ISABEL ROBERTO" w:date="2022-05-18T23:52:00Z">
              <w:r w:rsidDel="0063364D">
                <w:rPr>
                  <w:b w:val="0"/>
                  <w:color w:val="000000"/>
                  <w:sz w:val="20"/>
                  <w:szCs w:val="20"/>
                </w:rPr>
                <w:delText>;</w:delText>
              </w:r>
            </w:del>
            <w:r>
              <w:rPr>
                <w:b w:val="0"/>
                <w:color w:val="000000"/>
                <w:sz w:val="20"/>
                <w:szCs w:val="20"/>
              </w:rPr>
              <w:t xml:space="preserve"> instruyendo a vendedores para la adquisición de destrezas en estrategias de fidelización y los procesos administrativos que implica el cierre de </w:t>
            </w:r>
            <w:ins w:id="5" w:author="JULIA ISABEL ROBERTO" w:date="2022-05-18T23:52:00Z">
              <w:r w:rsidR="0063364D">
                <w:rPr>
                  <w:b w:val="0"/>
                  <w:color w:val="000000"/>
                  <w:sz w:val="20"/>
                  <w:szCs w:val="20"/>
                </w:rPr>
                <w:t xml:space="preserve">la </w:t>
              </w:r>
            </w:ins>
            <w:r>
              <w:rPr>
                <w:b w:val="0"/>
                <w:color w:val="000000"/>
                <w:sz w:val="20"/>
                <w:szCs w:val="20"/>
              </w:rPr>
              <w:t>venta diaria.</w:t>
            </w:r>
          </w:p>
        </w:tc>
      </w:tr>
      <w:tr w:rsidR="00F802DC" w14:paraId="5E15E5F7" w14:textId="77777777">
        <w:trPr>
          <w:trHeight w:val="340"/>
        </w:trPr>
        <w:tc>
          <w:tcPr>
            <w:tcW w:w="3397" w:type="dxa"/>
            <w:vAlign w:val="center"/>
          </w:tcPr>
          <w:p w14:paraId="00000013" w14:textId="77777777" w:rsidR="00F802DC" w:rsidRDefault="0046407F">
            <w:pPr>
              <w:jc w:val="both"/>
              <w:rPr>
                <w:color w:val="000000"/>
                <w:sz w:val="20"/>
                <w:szCs w:val="20"/>
              </w:rPr>
            </w:pPr>
            <w:r>
              <w:rPr>
                <w:color w:val="000000"/>
                <w:sz w:val="20"/>
                <w:szCs w:val="20"/>
              </w:rPr>
              <w:t>PALABRAS CLAVE</w:t>
            </w:r>
          </w:p>
        </w:tc>
        <w:tc>
          <w:tcPr>
            <w:tcW w:w="6565" w:type="dxa"/>
            <w:vAlign w:val="center"/>
          </w:tcPr>
          <w:p w14:paraId="00000014" w14:textId="77777777" w:rsidR="00F802DC" w:rsidRDefault="0046407F">
            <w:pPr>
              <w:jc w:val="both"/>
              <w:rPr>
                <w:b w:val="0"/>
                <w:color w:val="000000"/>
                <w:sz w:val="20"/>
                <w:szCs w:val="20"/>
              </w:rPr>
            </w:pPr>
            <w:r>
              <w:rPr>
                <w:b w:val="0"/>
                <w:color w:val="000000"/>
                <w:sz w:val="20"/>
                <w:szCs w:val="20"/>
              </w:rPr>
              <w:t>Cliente, comunicación, servicio, portafolio.</w:t>
            </w:r>
          </w:p>
        </w:tc>
      </w:tr>
    </w:tbl>
    <w:p w14:paraId="00000015" w14:textId="77777777" w:rsidR="00F802DC" w:rsidRDefault="00F802DC">
      <w:pPr>
        <w:jc w:val="both"/>
        <w:rPr>
          <w:sz w:val="20"/>
          <w:szCs w:val="20"/>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802DC" w14:paraId="092416E4" w14:textId="77777777">
        <w:trPr>
          <w:trHeight w:val="340"/>
        </w:trPr>
        <w:tc>
          <w:tcPr>
            <w:tcW w:w="3397" w:type="dxa"/>
            <w:vAlign w:val="center"/>
          </w:tcPr>
          <w:p w14:paraId="00000016" w14:textId="77777777" w:rsidR="00F802DC" w:rsidRDefault="0046407F">
            <w:pPr>
              <w:jc w:val="both"/>
              <w:rPr>
                <w:color w:val="000000"/>
                <w:sz w:val="20"/>
                <w:szCs w:val="20"/>
              </w:rPr>
            </w:pPr>
            <w:r>
              <w:rPr>
                <w:color w:val="000000"/>
                <w:sz w:val="20"/>
                <w:szCs w:val="20"/>
              </w:rPr>
              <w:t>ÁREA OCUPACIONAL</w:t>
            </w:r>
          </w:p>
        </w:tc>
        <w:tc>
          <w:tcPr>
            <w:tcW w:w="6565" w:type="dxa"/>
            <w:vAlign w:val="center"/>
          </w:tcPr>
          <w:p w14:paraId="00000017" w14:textId="2E31D9BC" w:rsidR="00F802DC" w:rsidRPr="0030344D" w:rsidRDefault="0030344D">
            <w:pPr>
              <w:jc w:val="both"/>
              <w:rPr>
                <w:b w:val="0"/>
                <w:bCs/>
                <w:color w:val="000000"/>
                <w:sz w:val="20"/>
                <w:szCs w:val="20"/>
              </w:rPr>
            </w:pPr>
            <w:r w:rsidRPr="0030344D">
              <w:rPr>
                <w:b w:val="0"/>
                <w:bCs/>
                <w:color w:val="000000"/>
                <w:sz w:val="20"/>
                <w:szCs w:val="20"/>
              </w:rPr>
              <w:t>Ventas y servicios</w:t>
            </w:r>
          </w:p>
        </w:tc>
      </w:tr>
      <w:tr w:rsidR="00F802DC" w14:paraId="488EDA5B" w14:textId="77777777">
        <w:trPr>
          <w:trHeight w:val="465"/>
        </w:trPr>
        <w:tc>
          <w:tcPr>
            <w:tcW w:w="3397" w:type="dxa"/>
            <w:vAlign w:val="center"/>
          </w:tcPr>
          <w:p w14:paraId="00000018" w14:textId="77777777" w:rsidR="00F802DC" w:rsidRDefault="0046407F">
            <w:pPr>
              <w:jc w:val="both"/>
              <w:rPr>
                <w:color w:val="000000"/>
                <w:sz w:val="20"/>
                <w:szCs w:val="20"/>
              </w:rPr>
            </w:pPr>
            <w:r>
              <w:rPr>
                <w:color w:val="000000"/>
                <w:sz w:val="20"/>
                <w:szCs w:val="20"/>
              </w:rPr>
              <w:t>IDIOMA</w:t>
            </w:r>
          </w:p>
        </w:tc>
        <w:tc>
          <w:tcPr>
            <w:tcW w:w="6565" w:type="dxa"/>
            <w:vAlign w:val="center"/>
          </w:tcPr>
          <w:p w14:paraId="00000019" w14:textId="77777777" w:rsidR="00F802DC" w:rsidRPr="007212B4" w:rsidRDefault="0046407F">
            <w:pPr>
              <w:jc w:val="both"/>
              <w:rPr>
                <w:b w:val="0"/>
                <w:color w:val="000000"/>
                <w:sz w:val="20"/>
                <w:szCs w:val="20"/>
              </w:rPr>
            </w:pPr>
            <w:r w:rsidRPr="007212B4">
              <w:rPr>
                <w:b w:val="0"/>
                <w:color w:val="000000"/>
                <w:sz w:val="20"/>
                <w:szCs w:val="20"/>
                <w:rPrChange w:id="6" w:author="JULIA ISABEL ROBERTO" w:date="2022-05-19T15:22:00Z">
                  <w:rPr>
                    <w:bCs/>
                    <w:color w:val="000000"/>
                    <w:sz w:val="20"/>
                    <w:szCs w:val="20"/>
                  </w:rPr>
                </w:rPrChange>
              </w:rPr>
              <w:t>Español</w:t>
            </w:r>
          </w:p>
        </w:tc>
      </w:tr>
    </w:tbl>
    <w:p w14:paraId="0000001A" w14:textId="77777777" w:rsidR="00F802DC" w:rsidRDefault="0046407F">
      <w:pPr>
        <w:spacing w:after="160" w:line="259" w:lineRule="auto"/>
        <w:jc w:val="both"/>
        <w:rPr>
          <w:sz w:val="20"/>
          <w:szCs w:val="20"/>
        </w:rPr>
      </w:pPr>
      <w:r>
        <w:br w:type="page"/>
      </w:r>
    </w:p>
    <w:p w14:paraId="0000001B" w14:textId="77777777" w:rsidR="00F802DC" w:rsidRDefault="00F802DC">
      <w:pPr>
        <w:spacing w:after="160" w:line="259" w:lineRule="auto"/>
        <w:jc w:val="both"/>
        <w:rPr>
          <w:sz w:val="20"/>
          <w:szCs w:val="20"/>
        </w:rPr>
      </w:pPr>
    </w:p>
    <w:p w14:paraId="0000001C" w14:textId="3E800518" w:rsidR="00F802DC" w:rsidRPr="008E283B" w:rsidRDefault="0046407F">
      <w:pPr>
        <w:pStyle w:val="Prrafodelista"/>
        <w:numPr>
          <w:ilvl w:val="0"/>
          <w:numId w:val="9"/>
        </w:numPr>
        <w:jc w:val="both"/>
        <w:rPr>
          <w:b/>
          <w:sz w:val="20"/>
          <w:szCs w:val="20"/>
          <w:rPrChange w:id="7" w:author="JULIA ISABEL ROBERTO" w:date="2022-05-18T23:55:00Z">
            <w:rPr/>
          </w:rPrChange>
        </w:rPr>
        <w:pPrChange w:id="8" w:author="JULIA ISABEL ROBERTO" w:date="2022-05-18T23:55:00Z">
          <w:pPr>
            <w:numPr>
              <w:numId w:val="8"/>
            </w:numPr>
            <w:ind w:left="284" w:hanging="360"/>
            <w:jc w:val="both"/>
          </w:pPr>
        </w:pPrChange>
      </w:pPr>
      <w:r w:rsidRPr="008E283B">
        <w:rPr>
          <w:b/>
          <w:sz w:val="20"/>
          <w:szCs w:val="20"/>
          <w:rPrChange w:id="9" w:author="JULIA ISABEL ROBERTO" w:date="2022-05-18T23:55:00Z">
            <w:rPr/>
          </w:rPrChange>
        </w:rPr>
        <w:t>TABLA DE CONTENIDOS</w:t>
      </w:r>
      <w:del w:id="10" w:author="JULIA ISABEL ROBERTO" w:date="2022-05-18T23:55:00Z">
        <w:r w:rsidRPr="008E283B" w:rsidDel="008E283B">
          <w:rPr>
            <w:b/>
            <w:sz w:val="20"/>
            <w:szCs w:val="20"/>
            <w:rPrChange w:id="11" w:author="JULIA ISABEL ROBERTO" w:date="2022-05-18T23:55:00Z">
              <w:rPr/>
            </w:rPrChange>
          </w:rPr>
          <w:delText>:</w:delText>
        </w:r>
      </w:del>
      <w:r w:rsidRPr="008E283B">
        <w:rPr>
          <w:b/>
          <w:sz w:val="20"/>
          <w:szCs w:val="20"/>
          <w:rPrChange w:id="12" w:author="JULIA ISABEL ROBERTO" w:date="2022-05-18T23:55:00Z">
            <w:rPr/>
          </w:rPrChange>
        </w:rPr>
        <w:t xml:space="preserve"> </w:t>
      </w:r>
    </w:p>
    <w:p w14:paraId="0000001D" w14:textId="77777777" w:rsidR="00F802DC" w:rsidRDefault="00F802DC">
      <w:pPr>
        <w:jc w:val="both"/>
        <w:rPr>
          <w:b/>
          <w:sz w:val="20"/>
          <w:szCs w:val="20"/>
        </w:rPr>
      </w:pPr>
    </w:p>
    <w:p w14:paraId="0000001E" w14:textId="599EFE4A" w:rsidR="00F802DC" w:rsidRDefault="0046407F">
      <w:pPr>
        <w:jc w:val="both"/>
        <w:rPr>
          <w:ins w:id="13" w:author="JULIA ISABEL ROBERTO" w:date="2022-05-18T23:55:00Z"/>
          <w:b/>
          <w:sz w:val="20"/>
          <w:szCs w:val="20"/>
        </w:rPr>
      </w:pPr>
      <w:r>
        <w:rPr>
          <w:b/>
          <w:sz w:val="20"/>
          <w:szCs w:val="20"/>
        </w:rPr>
        <w:t>Introducción</w:t>
      </w:r>
    </w:p>
    <w:p w14:paraId="438E4F26" w14:textId="77777777" w:rsidR="008E283B" w:rsidRDefault="008E283B">
      <w:pPr>
        <w:jc w:val="both"/>
        <w:rPr>
          <w:b/>
          <w:sz w:val="20"/>
          <w:szCs w:val="20"/>
        </w:rPr>
      </w:pPr>
    </w:p>
    <w:p w14:paraId="0000001F" w14:textId="4F9C314F" w:rsidR="00F802DC" w:rsidRDefault="0046407F">
      <w:pPr>
        <w:numPr>
          <w:ilvl w:val="0"/>
          <w:numId w:val="6"/>
        </w:numPr>
        <w:pBdr>
          <w:top w:val="nil"/>
          <w:left w:val="nil"/>
          <w:bottom w:val="nil"/>
          <w:right w:val="nil"/>
          <w:between w:val="nil"/>
        </w:pBdr>
        <w:jc w:val="both"/>
        <w:rPr>
          <w:b/>
          <w:color w:val="000000"/>
          <w:sz w:val="20"/>
          <w:szCs w:val="20"/>
        </w:rPr>
      </w:pPr>
      <w:r>
        <w:rPr>
          <w:b/>
          <w:color w:val="000000"/>
          <w:sz w:val="20"/>
          <w:szCs w:val="20"/>
        </w:rPr>
        <w:t xml:space="preserve">Proceso de </w:t>
      </w:r>
      <w:ins w:id="14" w:author="JULIA ISABEL ROBERTO" w:date="2022-05-18T23:55:00Z">
        <w:r w:rsidR="003C760C">
          <w:rPr>
            <w:b/>
            <w:color w:val="000000"/>
            <w:sz w:val="20"/>
            <w:szCs w:val="20"/>
          </w:rPr>
          <w:t>v</w:t>
        </w:r>
      </w:ins>
      <w:del w:id="15" w:author="JULIA ISABEL ROBERTO" w:date="2022-05-18T23:55:00Z">
        <w:r w:rsidDel="003C760C">
          <w:rPr>
            <w:b/>
            <w:color w:val="000000"/>
            <w:sz w:val="20"/>
            <w:szCs w:val="20"/>
          </w:rPr>
          <w:delText>V</w:delText>
        </w:r>
      </w:del>
      <w:r>
        <w:rPr>
          <w:b/>
          <w:color w:val="000000"/>
          <w:sz w:val="20"/>
          <w:szCs w:val="20"/>
        </w:rPr>
        <w:t>entas</w:t>
      </w:r>
    </w:p>
    <w:p w14:paraId="00000020" w14:textId="77777777" w:rsidR="00F802DC" w:rsidRDefault="0046407F">
      <w:pPr>
        <w:numPr>
          <w:ilvl w:val="1"/>
          <w:numId w:val="6"/>
        </w:numPr>
        <w:pBdr>
          <w:top w:val="nil"/>
          <w:left w:val="nil"/>
          <w:bottom w:val="nil"/>
          <w:right w:val="nil"/>
          <w:between w:val="nil"/>
        </w:pBdr>
        <w:jc w:val="both"/>
        <w:rPr>
          <w:sz w:val="20"/>
          <w:szCs w:val="20"/>
        </w:rPr>
      </w:pPr>
      <w:r>
        <w:rPr>
          <w:color w:val="000000"/>
          <w:sz w:val="20"/>
          <w:szCs w:val="20"/>
        </w:rPr>
        <w:t>Protocolo de la venta</w:t>
      </w:r>
    </w:p>
    <w:p w14:paraId="00000021" w14:textId="5E7A3EE1" w:rsidR="00F802DC" w:rsidRPr="008F19AB" w:rsidRDefault="0046407F">
      <w:pPr>
        <w:numPr>
          <w:ilvl w:val="1"/>
          <w:numId w:val="6"/>
        </w:numPr>
        <w:pBdr>
          <w:top w:val="nil"/>
          <w:left w:val="nil"/>
          <w:bottom w:val="nil"/>
          <w:right w:val="nil"/>
          <w:between w:val="nil"/>
        </w:pBdr>
        <w:jc w:val="both"/>
        <w:rPr>
          <w:ins w:id="16" w:author="JULIA ISABEL ROBERTO" w:date="2022-05-18T23:55:00Z"/>
          <w:sz w:val="20"/>
          <w:szCs w:val="20"/>
          <w:rPrChange w:id="17" w:author="JULIA ISABEL ROBERTO" w:date="2022-05-18T23:55:00Z">
            <w:rPr>
              <w:ins w:id="18" w:author="JULIA ISABEL ROBERTO" w:date="2022-05-18T23:55:00Z"/>
              <w:color w:val="000000"/>
              <w:sz w:val="20"/>
              <w:szCs w:val="20"/>
            </w:rPr>
          </w:rPrChange>
        </w:rPr>
      </w:pPr>
      <w:r>
        <w:rPr>
          <w:color w:val="000000"/>
          <w:sz w:val="20"/>
          <w:szCs w:val="20"/>
        </w:rPr>
        <w:t>Fidelización</w:t>
      </w:r>
    </w:p>
    <w:p w14:paraId="12CB3819" w14:textId="77777777" w:rsidR="008F19AB" w:rsidRDefault="008F19AB">
      <w:pPr>
        <w:pBdr>
          <w:top w:val="nil"/>
          <w:left w:val="nil"/>
          <w:bottom w:val="nil"/>
          <w:right w:val="nil"/>
          <w:between w:val="nil"/>
        </w:pBdr>
        <w:ind w:left="792"/>
        <w:jc w:val="both"/>
        <w:rPr>
          <w:sz w:val="20"/>
          <w:szCs w:val="20"/>
        </w:rPr>
        <w:pPrChange w:id="19" w:author="JULIA ISABEL ROBERTO" w:date="2022-05-18T23:55:00Z">
          <w:pPr>
            <w:numPr>
              <w:ilvl w:val="1"/>
              <w:numId w:val="6"/>
            </w:numPr>
            <w:pBdr>
              <w:top w:val="nil"/>
              <w:left w:val="nil"/>
              <w:bottom w:val="nil"/>
              <w:right w:val="nil"/>
              <w:between w:val="nil"/>
            </w:pBdr>
            <w:ind w:left="792" w:hanging="432"/>
            <w:jc w:val="both"/>
          </w:pPr>
        </w:pPrChange>
      </w:pPr>
    </w:p>
    <w:p w14:paraId="00000022" w14:textId="77777777" w:rsidR="00F802DC" w:rsidRDefault="0046407F">
      <w:pPr>
        <w:numPr>
          <w:ilvl w:val="0"/>
          <w:numId w:val="6"/>
        </w:numPr>
        <w:pBdr>
          <w:top w:val="nil"/>
          <w:left w:val="nil"/>
          <w:bottom w:val="nil"/>
          <w:right w:val="nil"/>
          <w:between w:val="nil"/>
        </w:pBdr>
        <w:jc w:val="both"/>
        <w:rPr>
          <w:b/>
          <w:color w:val="000000"/>
          <w:sz w:val="20"/>
          <w:szCs w:val="20"/>
        </w:rPr>
      </w:pPr>
      <w:r>
        <w:rPr>
          <w:b/>
          <w:color w:val="000000"/>
          <w:sz w:val="20"/>
          <w:szCs w:val="20"/>
        </w:rPr>
        <w:t>Estrategia de ventas</w:t>
      </w:r>
    </w:p>
    <w:p w14:paraId="00000023" w14:textId="77777777" w:rsidR="00F802DC" w:rsidRDefault="0046407F">
      <w:pPr>
        <w:numPr>
          <w:ilvl w:val="1"/>
          <w:numId w:val="6"/>
        </w:numPr>
        <w:pBdr>
          <w:top w:val="nil"/>
          <w:left w:val="nil"/>
          <w:bottom w:val="nil"/>
          <w:right w:val="nil"/>
          <w:between w:val="nil"/>
        </w:pBdr>
        <w:jc w:val="both"/>
        <w:rPr>
          <w:sz w:val="20"/>
          <w:szCs w:val="20"/>
        </w:rPr>
      </w:pPr>
      <w:r>
        <w:rPr>
          <w:color w:val="000000"/>
          <w:sz w:val="20"/>
          <w:szCs w:val="20"/>
        </w:rPr>
        <w:t>Estructura</w:t>
      </w:r>
    </w:p>
    <w:p w14:paraId="00000024" w14:textId="57BE3BD6" w:rsidR="00F802DC" w:rsidRPr="008F19AB" w:rsidRDefault="0046407F">
      <w:pPr>
        <w:numPr>
          <w:ilvl w:val="1"/>
          <w:numId w:val="6"/>
        </w:numPr>
        <w:pBdr>
          <w:top w:val="nil"/>
          <w:left w:val="nil"/>
          <w:bottom w:val="nil"/>
          <w:right w:val="nil"/>
          <w:between w:val="nil"/>
        </w:pBdr>
        <w:jc w:val="both"/>
        <w:rPr>
          <w:ins w:id="20" w:author="JULIA ISABEL ROBERTO" w:date="2022-05-18T23:56:00Z"/>
          <w:sz w:val="20"/>
          <w:szCs w:val="20"/>
          <w:rPrChange w:id="21" w:author="JULIA ISABEL ROBERTO" w:date="2022-05-18T23:56:00Z">
            <w:rPr>
              <w:ins w:id="22" w:author="JULIA ISABEL ROBERTO" w:date="2022-05-18T23:56:00Z"/>
              <w:color w:val="000000"/>
              <w:sz w:val="20"/>
              <w:szCs w:val="20"/>
            </w:rPr>
          </w:rPrChange>
        </w:rPr>
      </w:pPr>
      <w:r>
        <w:rPr>
          <w:color w:val="000000"/>
          <w:sz w:val="20"/>
          <w:szCs w:val="20"/>
        </w:rPr>
        <w:t>Claves para definir estrategias</w:t>
      </w:r>
    </w:p>
    <w:p w14:paraId="380A6599" w14:textId="77777777" w:rsidR="008F19AB" w:rsidRDefault="008F19AB">
      <w:pPr>
        <w:pBdr>
          <w:top w:val="nil"/>
          <w:left w:val="nil"/>
          <w:bottom w:val="nil"/>
          <w:right w:val="nil"/>
          <w:between w:val="nil"/>
        </w:pBdr>
        <w:ind w:left="792"/>
        <w:jc w:val="both"/>
        <w:rPr>
          <w:sz w:val="20"/>
          <w:szCs w:val="20"/>
        </w:rPr>
        <w:pPrChange w:id="23" w:author="JULIA ISABEL ROBERTO" w:date="2022-05-18T23:56:00Z">
          <w:pPr>
            <w:numPr>
              <w:ilvl w:val="1"/>
              <w:numId w:val="6"/>
            </w:numPr>
            <w:pBdr>
              <w:top w:val="nil"/>
              <w:left w:val="nil"/>
              <w:bottom w:val="nil"/>
              <w:right w:val="nil"/>
              <w:between w:val="nil"/>
            </w:pBdr>
            <w:ind w:left="792" w:hanging="432"/>
            <w:jc w:val="both"/>
          </w:pPr>
        </w:pPrChange>
      </w:pPr>
    </w:p>
    <w:p w14:paraId="00000025" w14:textId="43BE5BED" w:rsidR="00F802DC" w:rsidRDefault="0046407F">
      <w:pPr>
        <w:numPr>
          <w:ilvl w:val="0"/>
          <w:numId w:val="6"/>
        </w:numPr>
        <w:pBdr>
          <w:top w:val="nil"/>
          <w:left w:val="nil"/>
          <w:bottom w:val="nil"/>
          <w:right w:val="nil"/>
          <w:between w:val="nil"/>
        </w:pBdr>
        <w:jc w:val="both"/>
        <w:rPr>
          <w:b/>
          <w:color w:val="000000"/>
          <w:sz w:val="20"/>
          <w:szCs w:val="20"/>
        </w:rPr>
      </w:pPr>
      <w:r>
        <w:rPr>
          <w:b/>
          <w:color w:val="000000"/>
          <w:sz w:val="20"/>
          <w:szCs w:val="20"/>
        </w:rPr>
        <w:t xml:space="preserve">Ventas </w:t>
      </w:r>
      <w:ins w:id="24" w:author="JULIA ISABEL ROBERTO" w:date="2022-05-18T23:56:00Z">
        <w:r w:rsidR="008F19AB">
          <w:rPr>
            <w:b/>
            <w:i/>
            <w:color w:val="000000"/>
            <w:sz w:val="20"/>
            <w:szCs w:val="20"/>
          </w:rPr>
          <w:t>o</w:t>
        </w:r>
      </w:ins>
      <w:del w:id="25" w:author="JULIA ISABEL ROBERTO" w:date="2022-05-18T23:56:00Z">
        <w:r w:rsidDel="008F19AB">
          <w:rPr>
            <w:b/>
            <w:i/>
            <w:color w:val="000000"/>
            <w:sz w:val="20"/>
            <w:szCs w:val="20"/>
          </w:rPr>
          <w:delText>O</w:delText>
        </w:r>
      </w:del>
      <w:r>
        <w:rPr>
          <w:b/>
          <w:i/>
          <w:color w:val="000000"/>
          <w:sz w:val="20"/>
          <w:szCs w:val="20"/>
        </w:rPr>
        <w:t>nline</w:t>
      </w:r>
      <w:r>
        <w:rPr>
          <w:b/>
          <w:color w:val="000000"/>
          <w:sz w:val="20"/>
          <w:szCs w:val="20"/>
        </w:rPr>
        <w:t xml:space="preserve"> (en l</w:t>
      </w:r>
      <w:r>
        <w:rPr>
          <w:b/>
          <w:sz w:val="20"/>
          <w:szCs w:val="20"/>
        </w:rPr>
        <w:t>ínea)</w:t>
      </w:r>
    </w:p>
    <w:p w14:paraId="00000026" w14:textId="77777777" w:rsidR="00F802DC" w:rsidRDefault="0046407F">
      <w:pPr>
        <w:numPr>
          <w:ilvl w:val="1"/>
          <w:numId w:val="6"/>
        </w:numPr>
        <w:pBdr>
          <w:top w:val="nil"/>
          <w:left w:val="nil"/>
          <w:bottom w:val="nil"/>
          <w:right w:val="nil"/>
          <w:between w:val="nil"/>
        </w:pBdr>
        <w:jc w:val="both"/>
        <w:rPr>
          <w:sz w:val="20"/>
          <w:szCs w:val="20"/>
        </w:rPr>
      </w:pPr>
      <w:r>
        <w:rPr>
          <w:color w:val="000000"/>
          <w:sz w:val="20"/>
          <w:szCs w:val="20"/>
        </w:rPr>
        <w:t>Aplicabilidad en el campo</w:t>
      </w:r>
    </w:p>
    <w:p w14:paraId="00000027" w14:textId="5AEBB114" w:rsidR="00F802DC" w:rsidRPr="008F19AB" w:rsidRDefault="0046407F">
      <w:pPr>
        <w:numPr>
          <w:ilvl w:val="1"/>
          <w:numId w:val="6"/>
        </w:numPr>
        <w:pBdr>
          <w:top w:val="nil"/>
          <w:left w:val="nil"/>
          <w:bottom w:val="nil"/>
          <w:right w:val="nil"/>
          <w:between w:val="nil"/>
        </w:pBdr>
        <w:jc w:val="both"/>
        <w:rPr>
          <w:ins w:id="26" w:author="JULIA ISABEL ROBERTO" w:date="2022-05-18T23:57:00Z"/>
          <w:sz w:val="20"/>
          <w:szCs w:val="20"/>
          <w:rPrChange w:id="27" w:author="JULIA ISABEL ROBERTO" w:date="2022-05-18T23:57:00Z">
            <w:rPr>
              <w:ins w:id="28" w:author="JULIA ISABEL ROBERTO" w:date="2022-05-18T23:57:00Z"/>
              <w:color w:val="000000"/>
              <w:sz w:val="20"/>
              <w:szCs w:val="20"/>
            </w:rPr>
          </w:rPrChange>
        </w:rPr>
      </w:pPr>
      <w:r>
        <w:rPr>
          <w:color w:val="000000"/>
          <w:sz w:val="20"/>
          <w:szCs w:val="20"/>
        </w:rPr>
        <w:t>Adaptación al futuro del trabajo</w:t>
      </w:r>
      <w:del w:id="29" w:author="JULIA ISABEL ROBERTO" w:date="2022-05-18T23:57:00Z">
        <w:r w:rsidDel="008F19AB">
          <w:rPr>
            <w:color w:val="000000"/>
            <w:sz w:val="20"/>
            <w:szCs w:val="20"/>
          </w:rPr>
          <w:delText>.</w:delText>
        </w:r>
      </w:del>
    </w:p>
    <w:p w14:paraId="1EF52E33" w14:textId="77777777" w:rsidR="008F19AB" w:rsidRDefault="008F19AB">
      <w:pPr>
        <w:pBdr>
          <w:top w:val="nil"/>
          <w:left w:val="nil"/>
          <w:bottom w:val="nil"/>
          <w:right w:val="nil"/>
          <w:between w:val="nil"/>
        </w:pBdr>
        <w:ind w:left="792"/>
        <w:jc w:val="both"/>
        <w:rPr>
          <w:sz w:val="20"/>
          <w:szCs w:val="20"/>
        </w:rPr>
        <w:pPrChange w:id="30" w:author="JULIA ISABEL ROBERTO" w:date="2022-05-18T23:57:00Z">
          <w:pPr>
            <w:numPr>
              <w:ilvl w:val="1"/>
              <w:numId w:val="6"/>
            </w:numPr>
            <w:pBdr>
              <w:top w:val="nil"/>
              <w:left w:val="nil"/>
              <w:bottom w:val="nil"/>
              <w:right w:val="nil"/>
              <w:between w:val="nil"/>
            </w:pBdr>
            <w:ind w:left="792" w:hanging="432"/>
            <w:jc w:val="both"/>
          </w:pPr>
        </w:pPrChange>
      </w:pPr>
    </w:p>
    <w:p w14:paraId="00000028" w14:textId="05D8C55F" w:rsidR="00F802DC" w:rsidRDefault="0046407F">
      <w:pPr>
        <w:numPr>
          <w:ilvl w:val="0"/>
          <w:numId w:val="6"/>
        </w:numPr>
        <w:pBdr>
          <w:top w:val="nil"/>
          <w:left w:val="nil"/>
          <w:bottom w:val="nil"/>
          <w:right w:val="nil"/>
          <w:between w:val="nil"/>
        </w:pBdr>
        <w:jc w:val="both"/>
        <w:rPr>
          <w:ins w:id="31" w:author="JULIA ISABEL ROBERTO" w:date="2022-05-18T23:57:00Z"/>
          <w:b/>
          <w:color w:val="000000"/>
          <w:sz w:val="20"/>
          <w:szCs w:val="20"/>
        </w:rPr>
      </w:pPr>
      <w:r>
        <w:rPr>
          <w:b/>
          <w:color w:val="000000"/>
          <w:sz w:val="20"/>
          <w:szCs w:val="20"/>
        </w:rPr>
        <w:t>Objeciones</w:t>
      </w:r>
    </w:p>
    <w:p w14:paraId="68189165" w14:textId="77777777" w:rsidR="008F19AB" w:rsidRDefault="008F19AB">
      <w:pPr>
        <w:pBdr>
          <w:top w:val="nil"/>
          <w:left w:val="nil"/>
          <w:bottom w:val="nil"/>
          <w:right w:val="nil"/>
          <w:between w:val="nil"/>
        </w:pBdr>
        <w:ind w:left="360"/>
        <w:jc w:val="both"/>
        <w:rPr>
          <w:b/>
          <w:color w:val="000000"/>
          <w:sz w:val="20"/>
          <w:szCs w:val="20"/>
        </w:rPr>
        <w:pPrChange w:id="32" w:author="JULIA ISABEL ROBERTO" w:date="2022-05-18T23:57:00Z">
          <w:pPr>
            <w:numPr>
              <w:numId w:val="6"/>
            </w:numPr>
            <w:pBdr>
              <w:top w:val="nil"/>
              <w:left w:val="nil"/>
              <w:bottom w:val="nil"/>
              <w:right w:val="nil"/>
              <w:between w:val="nil"/>
            </w:pBdr>
            <w:ind w:left="360" w:hanging="360"/>
            <w:jc w:val="both"/>
          </w:pPr>
        </w:pPrChange>
      </w:pPr>
    </w:p>
    <w:p w14:paraId="00000029" w14:textId="77777777" w:rsidR="00F802DC" w:rsidRDefault="0046407F">
      <w:pPr>
        <w:numPr>
          <w:ilvl w:val="0"/>
          <w:numId w:val="6"/>
        </w:numPr>
        <w:pBdr>
          <w:top w:val="nil"/>
          <w:left w:val="nil"/>
          <w:bottom w:val="nil"/>
          <w:right w:val="nil"/>
          <w:between w:val="nil"/>
        </w:pBdr>
        <w:jc w:val="both"/>
        <w:rPr>
          <w:b/>
          <w:color w:val="000000"/>
          <w:sz w:val="20"/>
          <w:szCs w:val="20"/>
        </w:rPr>
      </w:pPr>
      <w:r>
        <w:rPr>
          <w:b/>
          <w:color w:val="000000"/>
          <w:sz w:val="20"/>
          <w:szCs w:val="20"/>
        </w:rPr>
        <w:t>Cierre de la venta</w:t>
      </w:r>
    </w:p>
    <w:p w14:paraId="0000002A" w14:textId="77777777" w:rsidR="00F802DC" w:rsidRDefault="0046407F">
      <w:pPr>
        <w:numPr>
          <w:ilvl w:val="1"/>
          <w:numId w:val="6"/>
        </w:numPr>
        <w:pBdr>
          <w:top w:val="nil"/>
          <w:left w:val="nil"/>
          <w:bottom w:val="nil"/>
          <w:right w:val="nil"/>
          <w:between w:val="nil"/>
        </w:pBdr>
        <w:jc w:val="both"/>
        <w:rPr>
          <w:sz w:val="20"/>
          <w:szCs w:val="20"/>
        </w:rPr>
      </w:pPr>
      <w:r>
        <w:rPr>
          <w:color w:val="000000"/>
          <w:sz w:val="20"/>
          <w:szCs w:val="20"/>
        </w:rPr>
        <w:t>Algunos errores para cerrar la venta</w:t>
      </w:r>
    </w:p>
    <w:p w14:paraId="0000002B" w14:textId="77777777" w:rsidR="00F802DC" w:rsidRDefault="0046407F">
      <w:pPr>
        <w:numPr>
          <w:ilvl w:val="1"/>
          <w:numId w:val="6"/>
        </w:numPr>
        <w:pBdr>
          <w:top w:val="nil"/>
          <w:left w:val="nil"/>
          <w:bottom w:val="nil"/>
          <w:right w:val="nil"/>
          <w:between w:val="nil"/>
        </w:pBdr>
        <w:jc w:val="both"/>
        <w:rPr>
          <w:sz w:val="20"/>
          <w:szCs w:val="20"/>
        </w:rPr>
      </w:pPr>
      <w:r>
        <w:rPr>
          <w:color w:val="000000"/>
          <w:sz w:val="20"/>
          <w:szCs w:val="20"/>
        </w:rPr>
        <w:t>Prácticas para cerrar la venta</w:t>
      </w:r>
    </w:p>
    <w:p w14:paraId="0000002C" w14:textId="78AA9909" w:rsidR="00F802DC" w:rsidRPr="008F19AB" w:rsidRDefault="0046407F">
      <w:pPr>
        <w:numPr>
          <w:ilvl w:val="1"/>
          <w:numId w:val="6"/>
        </w:numPr>
        <w:pBdr>
          <w:top w:val="nil"/>
          <w:left w:val="nil"/>
          <w:bottom w:val="nil"/>
          <w:right w:val="nil"/>
          <w:between w:val="nil"/>
        </w:pBdr>
        <w:jc w:val="both"/>
        <w:rPr>
          <w:ins w:id="33" w:author="JULIA ISABEL ROBERTO" w:date="2022-05-18T23:57:00Z"/>
          <w:sz w:val="20"/>
          <w:szCs w:val="20"/>
          <w:rPrChange w:id="34" w:author="JULIA ISABEL ROBERTO" w:date="2022-05-18T23:57:00Z">
            <w:rPr>
              <w:ins w:id="35" w:author="JULIA ISABEL ROBERTO" w:date="2022-05-18T23:57:00Z"/>
              <w:color w:val="000000"/>
              <w:sz w:val="20"/>
              <w:szCs w:val="20"/>
            </w:rPr>
          </w:rPrChange>
        </w:rPr>
      </w:pPr>
      <w:r>
        <w:rPr>
          <w:color w:val="000000"/>
          <w:sz w:val="20"/>
          <w:szCs w:val="20"/>
        </w:rPr>
        <w:t>Tipos de cierre</w:t>
      </w:r>
    </w:p>
    <w:p w14:paraId="43BDDBE4" w14:textId="77777777" w:rsidR="008F19AB" w:rsidRDefault="008F19AB">
      <w:pPr>
        <w:pBdr>
          <w:top w:val="nil"/>
          <w:left w:val="nil"/>
          <w:bottom w:val="nil"/>
          <w:right w:val="nil"/>
          <w:between w:val="nil"/>
        </w:pBdr>
        <w:ind w:left="792"/>
        <w:jc w:val="both"/>
        <w:rPr>
          <w:sz w:val="20"/>
          <w:szCs w:val="20"/>
        </w:rPr>
        <w:pPrChange w:id="36" w:author="JULIA ISABEL ROBERTO" w:date="2022-05-18T23:57:00Z">
          <w:pPr>
            <w:numPr>
              <w:ilvl w:val="1"/>
              <w:numId w:val="6"/>
            </w:numPr>
            <w:pBdr>
              <w:top w:val="nil"/>
              <w:left w:val="nil"/>
              <w:bottom w:val="nil"/>
              <w:right w:val="nil"/>
              <w:between w:val="nil"/>
            </w:pBdr>
            <w:ind w:left="792" w:hanging="432"/>
            <w:jc w:val="both"/>
          </w:pPr>
        </w:pPrChange>
      </w:pPr>
    </w:p>
    <w:p w14:paraId="0000002D" w14:textId="77777777" w:rsidR="00F802DC" w:rsidRDefault="0046407F">
      <w:pPr>
        <w:numPr>
          <w:ilvl w:val="0"/>
          <w:numId w:val="6"/>
        </w:numPr>
        <w:pBdr>
          <w:top w:val="nil"/>
          <w:left w:val="nil"/>
          <w:bottom w:val="nil"/>
          <w:right w:val="nil"/>
          <w:between w:val="nil"/>
        </w:pBdr>
        <w:jc w:val="both"/>
        <w:rPr>
          <w:b/>
          <w:color w:val="000000"/>
          <w:sz w:val="20"/>
          <w:szCs w:val="20"/>
        </w:rPr>
      </w:pPr>
      <w:r>
        <w:rPr>
          <w:b/>
          <w:color w:val="000000"/>
          <w:sz w:val="20"/>
          <w:szCs w:val="20"/>
        </w:rPr>
        <w:t>Arqueo</w:t>
      </w:r>
    </w:p>
    <w:p w14:paraId="0000002E" w14:textId="77777777" w:rsidR="00F802DC" w:rsidRDefault="00F802DC">
      <w:pPr>
        <w:spacing w:line="360" w:lineRule="auto"/>
        <w:jc w:val="both"/>
        <w:rPr>
          <w:b/>
          <w:sz w:val="20"/>
          <w:szCs w:val="20"/>
        </w:rPr>
      </w:pPr>
    </w:p>
    <w:p w14:paraId="0000002F" w14:textId="565C0EA2" w:rsidR="00F802DC" w:rsidRDefault="00B11147" w:rsidP="00B11147">
      <w:pPr>
        <w:keepNext/>
        <w:keepLines/>
        <w:pBdr>
          <w:top w:val="nil"/>
          <w:left w:val="nil"/>
          <w:bottom w:val="nil"/>
          <w:right w:val="nil"/>
          <w:between w:val="nil"/>
        </w:pBdr>
        <w:spacing w:before="240" w:line="360" w:lineRule="auto"/>
        <w:jc w:val="both"/>
        <w:rPr>
          <w:ins w:id="37" w:author="JULIA ISABEL ROBERTO" w:date="2022-05-19T00:01:00Z"/>
          <w:b/>
          <w:color w:val="000000"/>
          <w:sz w:val="20"/>
          <w:szCs w:val="20"/>
        </w:rPr>
      </w:pPr>
      <w:r>
        <w:rPr>
          <w:b/>
          <w:color w:val="000000"/>
          <w:sz w:val="20"/>
          <w:szCs w:val="20"/>
        </w:rPr>
        <w:t>Introducción</w:t>
      </w:r>
    </w:p>
    <w:p w14:paraId="24AA31D2" w14:textId="2D97C494" w:rsidR="00B11147" w:rsidDel="00B11147" w:rsidRDefault="00B11147">
      <w:pPr>
        <w:keepNext/>
        <w:keepLines/>
        <w:pBdr>
          <w:top w:val="nil"/>
          <w:left w:val="nil"/>
          <w:bottom w:val="nil"/>
          <w:right w:val="nil"/>
          <w:between w:val="nil"/>
        </w:pBdr>
        <w:spacing w:before="240" w:line="360" w:lineRule="auto"/>
        <w:jc w:val="both"/>
        <w:rPr>
          <w:del w:id="38" w:author="JULIA ISABEL ROBERTO" w:date="2022-05-19T00:01:00Z"/>
          <w:b/>
          <w:color w:val="000000"/>
          <w:sz w:val="20"/>
          <w:szCs w:val="20"/>
        </w:rPr>
        <w:pPrChange w:id="39" w:author="JULIA ISABEL ROBERTO" w:date="2022-05-19T00:01:00Z">
          <w:pPr>
            <w:keepNext/>
            <w:keepLines/>
            <w:numPr>
              <w:numId w:val="3"/>
            </w:numPr>
            <w:pBdr>
              <w:top w:val="nil"/>
              <w:left w:val="nil"/>
              <w:bottom w:val="nil"/>
              <w:right w:val="nil"/>
              <w:between w:val="nil"/>
            </w:pBdr>
            <w:spacing w:before="240" w:line="360" w:lineRule="auto"/>
            <w:ind w:left="426" w:hanging="426"/>
            <w:jc w:val="both"/>
          </w:pPr>
        </w:pPrChange>
      </w:pPr>
    </w:p>
    <w:p w14:paraId="00000030" w14:textId="2CFEE3EB" w:rsidR="00F802DC" w:rsidRDefault="0046407F">
      <w:pPr>
        <w:spacing w:after="120"/>
        <w:jc w:val="both"/>
        <w:rPr>
          <w:color w:val="231F20"/>
          <w:sz w:val="20"/>
          <w:szCs w:val="20"/>
        </w:rPr>
      </w:pPr>
      <w:r>
        <w:rPr>
          <w:color w:val="231F20"/>
          <w:sz w:val="20"/>
          <w:szCs w:val="20"/>
        </w:rPr>
        <w:t>Para iniciar el desarrollo temático y conceptual de este componente formativo</w:t>
      </w:r>
      <w:del w:id="40" w:author="JULIA ISABEL ROBERTO" w:date="2022-05-19T00:02:00Z">
        <w:r w:rsidDel="00B11147">
          <w:rPr>
            <w:color w:val="231F20"/>
            <w:sz w:val="20"/>
            <w:szCs w:val="20"/>
          </w:rPr>
          <w:delText>,</w:delText>
        </w:r>
      </w:del>
      <w:r>
        <w:rPr>
          <w:color w:val="231F20"/>
          <w:sz w:val="20"/>
          <w:szCs w:val="20"/>
        </w:rPr>
        <w:t xml:space="preserve"> es importante tener un contexto sobre lo que se tratará en este, por tal motivo, a continuación</w:t>
      </w:r>
      <w:del w:id="41" w:author="JULIA ISABEL ROBERTO" w:date="2022-05-19T00:02:00Z">
        <w:r w:rsidDel="00B11147">
          <w:rPr>
            <w:color w:val="231F20"/>
            <w:sz w:val="20"/>
            <w:szCs w:val="20"/>
          </w:rPr>
          <w:delText>,</w:delText>
        </w:r>
      </w:del>
      <w:r>
        <w:rPr>
          <w:color w:val="231F20"/>
          <w:sz w:val="20"/>
          <w:szCs w:val="20"/>
        </w:rPr>
        <w:t xml:space="preserve"> se presenta una breve introducción</w:t>
      </w:r>
      <w:del w:id="42" w:author="JULIA ISABEL ROBERTO" w:date="2022-05-19T00:02:00Z">
        <w:r w:rsidDel="00B11147">
          <w:rPr>
            <w:color w:val="231F20"/>
            <w:sz w:val="20"/>
            <w:szCs w:val="20"/>
          </w:rPr>
          <w:delText>,</w:delText>
        </w:r>
      </w:del>
      <w:r>
        <w:rPr>
          <w:color w:val="231F20"/>
          <w:sz w:val="20"/>
          <w:szCs w:val="20"/>
        </w:rPr>
        <w:t xml:space="preserve"> que lo enrutará en este aprendizaje</w:t>
      </w:r>
      <w:ins w:id="43" w:author="JULIA ISABEL ROBERTO" w:date="2022-05-19T00:03:00Z">
        <w:r w:rsidR="006F168C">
          <w:rPr>
            <w:color w:val="231F20"/>
            <w:sz w:val="20"/>
            <w:szCs w:val="20"/>
          </w:rPr>
          <w:t>.</w:t>
        </w:r>
      </w:ins>
      <w:del w:id="44" w:author="JULIA ISABEL ROBERTO" w:date="2022-05-19T00:03:00Z">
        <w:r w:rsidDel="006F168C">
          <w:rPr>
            <w:color w:val="231F20"/>
            <w:sz w:val="20"/>
            <w:szCs w:val="20"/>
          </w:rPr>
          <w:delText>:</w:delText>
        </w:r>
      </w:del>
    </w:p>
    <w:p w14:paraId="00000031" w14:textId="77777777" w:rsidR="00F802DC" w:rsidRDefault="00F802DC">
      <w:pPr>
        <w:spacing w:after="120"/>
        <w:jc w:val="both"/>
        <w:rPr>
          <w:color w:val="231F20"/>
          <w:sz w:val="20"/>
          <w:szCs w:val="20"/>
        </w:rPr>
      </w:pPr>
    </w:p>
    <w:tbl>
      <w:tblPr>
        <w:tblStyle w:val="aff0"/>
        <w:tblW w:w="9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8"/>
      </w:tblGrid>
      <w:tr w:rsidR="00F802DC" w14:paraId="3BB3AE99" w14:textId="77777777">
        <w:trPr>
          <w:jc w:val="center"/>
        </w:trPr>
        <w:tc>
          <w:tcPr>
            <w:tcW w:w="9258" w:type="dxa"/>
            <w:shd w:val="clear" w:color="auto" w:fill="E36C09"/>
          </w:tcPr>
          <w:p w14:paraId="00000032" w14:textId="77777777" w:rsidR="00F802DC" w:rsidRDefault="00F802DC">
            <w:pPr>
              <w:spacing w:after="120"/>
              <w:ind w:left="283"/>
              <w:jc w:val="both"/>
              <w:rPr>
                <w:color w:val="FFFFFF"/>
                <w:sz w:val="20"/>
                <w:szCs w:val="20"/>
              </w:rPr>
            </w:pPr>
          </w:p>
          <w:p w14:paraId="00000033" w14:textId="77777777" w:rsidR="00F802DC" w:rsidRDefault="0046407F">
            <w:pPr>
              <w:spacing w:after="120"/>
              <w:ind w:left="283"/>
              <w:jc w:val="center"/>
              <w:rPr>
                <w:color w:val="FFFFFF"/>
                <w:sz w:val="20"/>
                <w:szCs w:val="20"/>
              </w:rPr>
            </w:pPr>
            <w:proofErr w:type="spellStart"/>
            <w:r>
              <w:rPr>
                <w:color w:val="FFFFFF"/>
                <w:sz w:val="20"/>
                <w:szCs w:val="20"/>
              </w:rPr>
              <w:t>Motion</w:t>
            </w:r>
            <w:proofErr w:type="spellEnd"/>
            <w:r>
              <w:rPr>
                <w:color w:val="FFFFFF"/>
                <w:sz w:val="20"/>
                <w:szCs w:val="20"/>
              </w:rPr>
              <w:t xml:space="preserve"> </w:t>
            </w:r>
            <w:proofErr w:type="spellStart"/>
            <w:r>
              <w:rPr>
                <w:color w:val="FFFFFF"/>
                <w:sz w:val="20"/>
                <w:szCs w:val="20"/>
              </w:rPr>
              <w:t>graphics</w:t>
            </w:r>
            <w:proofErr w:type="spellEnd"/>
          </w:p>
          <w:p w14:paraId="00000034" w14:textId="77777777" w:rsidR="00F802DC" w:rsidRDefault="004C6BAC">
            <w:pPr>
              <w:spacing w:after="120"/>
              <w:jc w:val="center"/>
              <w:rPr>
                <w:color w:val="FFFFFF"/>
                <w:sz w:val="20"/>
                <w:szCs w:val="20"/>
              </w:rPr>
            </w:pPr>
            <w:sdt>
              <w:sdtPr>
                <w:tag w:val="goog_rdk_0"/>
                <w:id w:val="229506625"/>
              </w:sdtPr>
              <w:sdtEndPr/>
              <w:sdtContent>
                <w:commentRangeStart w:id="45"/>
              </w:sdtContent>
            </w:sdt>
            <w:r w:rsidR="0046407F">
              <w:rPr>
                <w:color w:val="FFFFFF"/>
                <w:sz w:val="20"/>
                <w:szCs w:val="20"/>
              </w:rPr>
              <w:t>CF002_1_Introducción</w:t>
            </w:r>
            <w:commentRangeEnd w:id="45"/>
            <w:r w:rsidR="0046407F">
              <w:commentReference w:id="45"/>
            </w:r>
          </w:p>
          <w:p w14:paraId="00000035" w14:textId="77777777" w:rsidR="00F802DC" w:rsidRDefault="00F802DC">
            <w:pPr>
              <w:spacing w:after="120"/>
              <w:jc w:val="both"/>
              <w:rPr>
                <w:color w:val="231F20"/>
                <w:sz w:val="20"/>
                <w:szCs w:val="20"/>
              </w:rPr>
            </w:pPr>
          </w:p>
        </w:tc>
      </w:tr>
    </w:tbl>
    <w:p w14:paraId="00000036" w14:textId="77777777" w:rsidR="00F802DC" w:rsidRDefault="00F802DC">
      <w:pPr>
        <w:spacing w:after="160" w:line="360" w:lineRule="auto"/>
        <w:jc w:val="both"/>
        <w:rPr>
          <w:color w:val="231F20"/>
          <w:sz w:val="20"/>
          <w:szCs w:val="20"/>
        </w:rPr>
      </w:pPr>
    </w:p>
    <w:p w14:paraId="00000037" w14:textId="77777777" w:rsidR="00F802DC" w:rsidRDefault="00F802DC">
      <w:pPr>
        <w:spacing w:after="160" w:line="360" w:lineRule="auto"/>
        <w:jc w:val="both"/>
        <w:rPr>
          <w:color w:val="231F20"/>
          <w:sz w:val="20"/>
          <w:szCs w:val="20"/>
        </w:rPr>
      </w:pPr>
    </w:p>
    <w:p w14:paraId="00000038" w14:textId="77777777" w:rsidR="00F802DC" w:rsidRDefault="00F802DC">
      <w:pPr>
        <w:spacing w:after="160" w:line="360" w:lineRule="auto"/>
        <w:jc w:val="both"/>
        <w:rPr>
          <w:color w:val="231F20"/>
          <w:sz w:val="20"/>
          <w:szCs w:val="20"/>
        </w:rPr>
      </w:pPr>
    </w:p>
    <w:p w14:paraId="00000039" w14:textId="77777777" w:rsidR="00F802DC" w:rsidRDefault="00F802DC">
      <w:pPr>
        <w:spacing w:after="160" w:line="360" w:lineRule="auto"/>
        <w:jc w:val="both"/>
        <w:rPr>
          <w:color w:val="231F20"/>
          <w:sz w:val="20"/>
          <w:szCs w:val="20"/>
        </w:rPr>
      </w:pPr>
    </w:p>
    <w:p w14:paraId="0000003A" w14:textId="77777777" w:rsidR="00F802DC" w:rsidRDefault="00F802DC">
      <w:pPr>
        <w:spacing w:after="160" w:line="360" w:lineRule="auto"/>
        <w:jc w:val="both"/>
        <w:rPr>
          <w:color w:val="231F20"/>
          <w:sz w:val="20"/>
          <w:szCs w:val="20"/>
        </w:rPr>
      </w:pPr>
    </w:p>
    <w:p w14:paraId="0000003B" w14:textId="77777777" w:rsidR="00F802DC" w:rsidRDefault="00F802DC">
      <w:pPr>
        <w:spacing w:after="160" w:line="360" w:lineRule="auto"/>
        <w:jc w:val="both"/>
        <w:rPr>
          <w:color w:val="231F20"/>
          <w:sz w:val="20"/>
          <w:szCs w:val="20"/>
        </w:rPr>
      </w:pPr>
    </w:p>
    <w:p w14:paraId="0000003C" w14:textId="77777777" w:rsidR="00F802DC" w:rsidRDefault="00F802DC">
      <w:pPr>
        <w:spacing w:after="160" w:line="360" w:lineRule="auto"/>
        <w:jc w:val="both"/>
        <w:rPr>
          <w:color w:val="231F20"/>
          <w:sz w:val="20"/>
          <w:szCs w:val="20"/>
        </w:rPr>
      </w:pPr>
    </w:p>
    <w:p w14:paraId="0000003D" w14:textId="00461667" w:rsidR="00F802DC" w:rsidRPr="007212B4" w:rsidRDefault="0046407F" w:rsidP="007212B4">
      <w:pPr>
        <w:pStyle w:val="Prrafodelista"/>
        <w:keepNext/>
        <w:keepLines/>
        <w:numPr>
          <w:ilvl w:val="0"/>
          <w:numId w:val="9"/>
        </w:numPr>
        <w:pBdr>
          <w:top w:val="nil"/>
          <w:left w:val="nil"/>
          <w:bottom w:val="nil"/>
          <w:right w:val="nil"/>
          <w:between w:val="nil"/>
        </w:pBdr>
        <w:spacing w:before="240" w:line="360" w:lineRule="auto"/>
        <w:jc w:val="both"/>
        <w:rPr>
          <w:b/>
          <w:color w:val="000000"/>
          <w:sz w:val="20"/>
          <w:szCs w:val="20"/>
          <w:rPrChange w:id="46" w:author="JULIA ISABEL ROBERTO" w:date="2022-05-19T15:22:00Z">
            <w:rPr/>
          </w:rPrChange>
        </w:rPr>
        <w:pPrChange w:id="47" w:author="JULIA ISABEL ROBERTO" w:date="2022-05-19T15:22:00Z">
          <w:pPr>
            <w:keepNext/>
            <w:keepLines/>
            <w:numPr>
              <w:numId w:val="3"/>
            </w:numPr>
            <w:pBdr>
              <w:top w:val="nil"/>
              <w:left w:val="nil"/>
              <w:bottom w:val="nil"/>
              <w:right w:val="nil"/>
              <w:between w:val="nil"/>
            </w:pBdr>
            <w:spacing w:before="240" w:line="360" w:lineRule="auto"/>
            <w:ind w:left="426" w:hanging="426"/>
            <w:jc w:val="both"/>
          </w:pPr>
        </w:pPrChange>
      </w:pPr>
      <w:r w:rsidRPr="007212B4">
        <w:rPr>
          <w:b/>
          <w:color w:val="000000"/>
          <w:sz w:val="20"/>
          <w:szCs w:val="20"/>
          <w:rPrChange w:id="48" w:author="JULIA ISABEL ROBERTO" w:date="2022-05-19T15:22:00Z">
            <w:rPr/>
          </w:rPrChange>
        </w:rPr>
        <w:t>DESARROLLO DEL CONTENIDO</w:t>
      </w:r>
    </w:p>
    <w:p w14:paraId="0000003E" w14:textId="77777777" w:rsidR="00F802DC" w:rsidRDefault="00F802DC">
      <w:pPr>
        <w:spacing w:line="360" w:lineRule="auto"/>
        <w:jc w:val="both"/>
        <w:rPr>
          <w:sz w:val="20"/>
          <w:szCs w:val="20"/>
        </w:rPr>
      </w:pPr>
    </w:p>
    <w:p w14:paraId="0000003F" w14:textId="5F25753C" w:rsidR="00F802DC" w:rsidRDefault="0046407F">
      <w:pPr>
        <w:keepNext/>
        <w:keepLines/>
        <w:numPr>
          <w:ilvl w:val="0"/>
          <w:numId w:val="1"/>
        </w:numPr>
        <w:pBdr>
          <w:top w:val="nil"/>
          <w:left w:val="nil"/>
          <w:bottom w:val="nil"/>
          <w:right w:val="nil"/>
          <w:between w:val="nil"/>
        </w:pBdr>
        <w:spacing w:before="40" w:line="360" w:lineRule="auto"/>
        <w:ind w:left="426" w:hanging="426"/>
        <w:jc w:val="both"/>
        <w:rPr>
          <w:b/>
          <w:color w:val="000000"/>
          <w:sz w:val="20"/>
          <w:szCs w:val="20"/>
        </w:rPr>
      </w:pPr>
      <w:r>
        <w:rPr>
          <w:b/>
          <w:color w:val="000000"/>
          <w:sz w:val="20"/>
          <w:szCs w:val="20"/>
        </w:rPr>
        <w:t xml:space="preserve">Proceso de </w:t>
      </w:r>
      <w:del w:id="49" w:author="JULIA ISABEL ROBERTO" w:date="2022-05-19T15:23:00Z">
        <w:r w:rsidDel="007212B4">
          <w:rPr>
            <w:b/>
            <w:color w:val="000000"/>
            <w:sz w:val="20"/>
            <w:szCs w:val="20"/>
          </w:rPr>
          <w:delText>la venta</w:delText>
        </w:r>
      </w:del>
      <w:ins w:id="50" w:author="JULIA ISABEL ROBERTO" w:date="2022-05-19T15:23:00Z">
        <w:r w:rsidR="007212B4">
          <w:rPr>
            <w:b/>
            <w:color w:val="000000"/>
            <w:sz w:val="20"/>
            <w:szCs w:val="20"/>
          </w:rPr>
          <w:t>ventas</w:t>
        </w:r>
      </w:ins>
    </w:p>
    <w:p w14:paraId="00000040" w14:textId="77777777" w:rsidR="00F802DC" w:rsidRDefault="004C6BAC">
      <w:pPr>
        <w:spacing w:line="360" w:lineRule="auto"/>
        <w:jc w:val="both"/>
        <w:rPr>
          <w:sz w:val="20"/>
          <w:szCs w:val="20"/>
        </w:rPr>
      </w:pPr>
      <w:sdt>
        <w:sdtPr>
          <w:tag w:val="goog_rdk_1"/>
          <w:id w:val="-293979581"/>
        </w:sdtPr>
        <w:sdtEndPr/>
        <w:sdtContent>
          <w:commentRangeStart w:id="51"/>
        </w:sdtContent>
      </w:sdt>
    </w:p>
    <w:p w14:paraId="00000041" w14:textId="5263C888" w:rsidR="00F802DC" w:rsidRDefault="0046407F">
      <w:pPr>
        <w:spacing w:line="360" w:lineRule="auto"/>
        <w:jc w:val="both"/>
        <w:rPr>
          <w:sz w:val="20"/>
          <w:szCs w:val="20"/>
        </w:rPr>
      </w:pPr>
      <w:r>
        <w:rPr>
          <w:sz w:val="20"/>
          <w:szCs w:val="20"/>
        </w:rPr>
        <w:t>“La práctica hace al maestro”, una de las frases más comunes siendo también aplicada a todos los oficios sin ser una excepción a las ventas y es que</w:t>
      </w:r>
      <w:del w:id="52" w:author="JULIA ISABEL ROBERTO" w:date="2022-05-19T15:25:00Z">
        <w:r w:rsidDel="00EA55B5">
          <w:rPr>
            <w:sz w:val="20"/>
            <w:szCs w:val="20"/>
          </w:rPr>
          <w:delText>,</w:delText>
        </w:r>
      </w:del>
      <w:r>
        <w:rPr>
          <w:sz w:val="20"/>
          <w:szCs w:val="20"/>
        </w:rPr>
        <w:t xml:space="preserve"> para muchos, vender es una tarea muy difícil; claro, quizás nunca lo han hecho</w:t>
      </w:r>
      <w:del w:id="53" w:author="JULIA ISABEL ROBERTO" w:date="2022-05-19T15:25:00Z">
        <w:r w:rsidDel="00EA55B5">
          <w:rPr>
            <w:sz w:val="20"/>
            <w:szCs w:val="20"/>
          </w:rPr>
          <w:delText>,</w:delText>
        </w:r>
      </w:del>
      <w:r>
        <w:rPr>
          <w:sz w:val="20"/>
          <w:szCs w:val="20"/>
        </w:rPr>
        <w:t xml:space="preserve"> o cuando lo intentaron no tenían la preparación para hacerlo y quedan con este prejuicio. A medida que un vendedor gana experiencia y conocimiento</w:t>
      </w:r>
      <w:del w:id="54" w:author="JULIA ISABEL ROBERTO" w:date="2022-05-19T15:25:00Z">
        <w:r w:rsidDel="00EA55B5">
          <w:rPr>
            <w:sz w:val="20"/>
            <w:szCs w:val="20"/>
          </w:rPr>
          <w:delText>,</w:delText>
        </w:r>
      </w:del>
      <w:r>
        <w:rPr>
          <w:sz w:val="20"/>
          <w:szCs w:val="20"/>
        </w:rPr>
        <w:t xml:space="preserve"> la acción de tratar </w:t>
      </w:r>
      <w:del w:id="55" w:author="JULIA ISABEL ROBERTO" w:date="2022-05-19T15:25:00Z">
        <w:r w:rsidDel="00EA55B5">
          <w:rPr>
            <w:sz w:val="20"/>
            <w:szCs w:val="20"/>
          </w:rPr>
          <w:delText>e</w:delText>
        </w:r>
      </w:del>
      <w:ins w:id="56" w:author="JULIA ISABEL ROBERTO" w:date="2022-05-19T15:25:00Z">
        <w:r w:rsidR="00EA55B5">
          <w:rPr>
            <w:sz w:val="20"/>
            <w:szCs w:val="20"/>
          </w:rPr>
          <w:t>a</w:t>
        </w:r>
      </w:ins>
      <w:r>
        <w:rPr>
          <w:sz w:val="20"/>
          <w:szCs w:val="20"/>
        </w:rPr>
        <w:t xml:space="preserve">l cliente y cerrar </w:t>
      </w:r>
      <w:ins w:id="57" w:author="JULIA ISABEL ROBERTO" w:date="2022-05-19T15:25:00Z">
        <w:r w:rsidR="00EA55B5">
          <w:rPr>
            <w:sz w:val="20"/>
            <w:szCs w:val="20"/>
          </w:rPr>
          <w:t xml:space="preserve">las </w:t>
        </w:r>
      </w:ins>
      <w:r>
        <w:rPr>
          <w:sz w:val="20"/>
          <w:szCs w:val="20"/>
        </w:rPr>
        <w:t>ventas se va haciendo tan natural</w:t>
      </w:r>
      <w:ins w:id="58" w:author="JULIA ISABEL ROBERTO" w:date="2022-05-19T15:25:00Z">
        <w:r w:rsidR="00EA55B5">
          <w:rPr>
            <w:sz w:val="20"/>
            <w:szCs w:val="20"/>
          </w:rPr>
          <w:t>,</w:t>
        </w:r>
      </w:ins>
      <w:r>
        <w:rPr>
          <w:sz w:val="20"/>
          <w:szCs w:val="20"/>
        </w:rPr>
        <w:t xml:space="preserve"> que al cabo de un tiempo no debería significar una labor de alta complejidad. Es por eso</w:t>
      </w:r>
      <w:del w:id="59" w:author="JULIA ISABEL ROBERTO" w:date="2022-05-19T15:25:00Z">
        <w:r w:rsidDel="00EA55B5">
          <w:rPr>
            <w:sz w:val="20"/>
            <w:szCs w:val="20"/>
          </w:rPr>
          <w:delText>,</w:delText>
        </w:r>
      </w:del>
      <w:r>
        <w:rPr>
          <w:sz w:val="20"/>
          <w:szCs w:val="20"/>
        </w:rPr>
        <w:t xml:space="preserve"> que para muchos la habilidad de las ventas es más exitosa que para otras personas, debido a que el proceso debe ser integrado a estrategias innatas como </w:t>
      </w:r>
      <w:ins w:id="60" w:author="JULIA ISABEL ROBERTO" w:date="2022-05-19T15:26:00Z">
        <w:r w:rsidR="00EA55B5">
          <w:rPr>
            <w:sz w:val="20"/>
            <w:szCs w:val="20"/>
          </w:rPr>
          <w:t xml:space="preserve">a </w:t>
        </w:r>
      </w:ins>
      <w:r>
        <w:rPr>
          <w:sz w:val="20"/>
          <w:szCs w:val="20"/>
        </w:rPr>
        <w:t xml:space="preserve">estrategias determinadas por la organización, para finalmente facilitar el cumplimiento de </w:t>
      </w:r>
      <w:ins w:id="61" w:author="JULIA ISABEL ROBERTO" w:date="2022-05-19T15:26:00Z">
        <w:r w:rsidR="00676089">
          <w:rPr>
            <w:sz w:val="20"/>
            <w:szCs w:val="20"/>
          </w:rPr>
          <w:t xml:space="preserve">las </w:t>
        </w:r>
      </w:ins>
      <w:r>
        <w:rPr>
          <w:sz w:val="20"/>
          <w:szCs w:val="20"/>
        </w:rPr>
        <w:t xml:space="preserve">ventas comerciales. </w:t>
      </w:r>
      <w:commentRangeEnd w:id="51"/>
      <w:r>
        <w:commentReference w:id="51"/>
      </w:r>
      <w:r>
        <w:rPr>
          <w:noProof/>
        </w:rPr>
        <w:drawing>
          <wp:anchor distT="114300" distB="114300" distL="114300" distR="114300" simplePos="0" relativeHeight="251658240" behindDoc="0" locked="0" layoutInCell="1" hidden="0" allowOverlap="1" wp14:anchorId="11E80E94" wp14:editId="0E83F4B2">
            <wp:simplePos x="0" y="0"/>
            <wp:positionH relativeFrom="column">
              <wp:posOffset>66677</wp:posOffset>
            </wp:positionH>
            <wp:positionV relativeFrom="paragraph">
              <wp:posOffset>136562</wp:posOffset>
            </wp:positionV>
            <wp:extent cx="1380173" cy="2445875"/>
            <wp:effectExtent l="0" t="0" r="0" b="0"/>
            <wp:wrapSquare wrapText="bothSides" distT="114300" distB="114300" distL="114300" distR="11430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380173" cy="2445875"/>
                    </a:xfrm>
                    <a:prstGeom prst="rect">
                      <a:avLst/>
                    </a:prstGeom>
                    <a:ln/>
                  </pic:spPr>
                </pic:pic>
              </a:graphicData>
            </a:graphic>
          </wp:anchor>
        </w:drawing>
      </w:r>
    </w:p>
    <w:p w14:paraId="00000042" w14:textId="77777777" w:rsidR="00F802DC" w:rsidRDefault="00F802DC">
      <w:pPr>
        <w:spacing w:line="360" w:lineRule="auto"/>
        <w:jc w:val="both"/>
        <w:rPr>
          <w:sz w:val="20"/>
          <w:szCs w:val="20"/>
        </w:rPr>
      </w:pPr>
    </w:p>
    <w:p w14:paraId="00000043" w14:textId="77777777" w:rsidR="00F802DC" w:rsidRDefault="0046407F">
      <w:pPr>
        <w:spacing w:before="240" w:after="240"/>
        <w:rPr>
          <w:sz w:val="20"/>
          <w:szCs w:val="20"/>
        </w:rPr>
      </w:pPr>
      <w:r>
        <w:rPr>
          <w:sz w:val="20"/>
          <w:szCs w:val="20"/>
        </w:rPr>
        <w:t>En el siguiente video del SENA</w:t>
      </w:r>
      <w:del w:id="62" w:author="JULIA ISABEL ROBERTO" w:date="2022-05-19T15:26:00Z">
        <w:r w:rsidDel="00247A56">
          <w:rPr>
            <w:sz w:val="20"/>
            <w:szCs w:val="20"/>
          </w:rPr>
          <w:delText>,</w:delText>
        </w:r>
      </w:del>
      <w:r>
        <w:rPr>
          <w:sz w:val="20"/>
          <w:szCs w:val="20"/>
        </w:rPr>
        <w:t xml:space="preserve"> encontrará de manera general el significado del proceso de ventas con sus etapas:</w:t>
      </w:r>
    </w:p>
    <w:tbl>
      <w:tblPr>
        <w:tblStyle w:val="aff1"/>
        <w:tblW w:w="9962" w:type="dxa"/>
        <w:tblInd w:w="0" w:type="dxa"/>
        <w:tblLayout w:type="fixed"/>
        <w:tblLook w:val="0400" w:firstRow="0" w:lastRow="0" w:firstColumn="0" w:lastColumn="0" w:noHBand="0" w:noVBand="1"/>
      </w:tblPr>
      <w:tblGrid>
        <w:gridCol w:w="9962"/>
      </w:tblGrid>
      <w:tr w:rsidR="00F802DC" w14:paraId="2F1A0C85" w14:textId="77777777">
        <w:trPr>
          <w:trHeight w:val="1020"/>
        </w:trPr>
        <w:tc>
          <w:tcPr>
            <w:tcW w:w="9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000044" w14:textId="77777777" w:rsidR="00F802DC" w:rsidRDefault="00F802DC">
            <w:pPr>
              <w:spacing w:after="120"/>
              <w:jc w:val="center"/>
              <w:rPr>
                <w:b w:val="0"/>
                <w:color w:val="000000"/>
                <w:sz w:val="20"/>
                <w:szCs w:val="20"/>
              </w:rPr>
            </w:pPr>
          </w:p>
          <w:p w14:paraId="00000045" w14:textId="77777777" w:rsidR="00F802DC" w:rsidRDefault="004C6BAC">
            <w:pPr>
              <w:spacing w:after="120"/>
              <w:jc w:val="center"/>
              <w:rPr>
                <w:color w:val="000000"/>
                <w:sz w:val="20"/>
                <w:szCs w:val="20"/>
              </w:rPr>
            </w:pPr>
            <w:sdt>
              <w:sdtPr>
                <w:tag w:val="goog_rdk_2"/>
                <w:id w:val="245923868"/>
              </w:sdtPr>
              <w:sdtEndPr/>
              <w:sdtContent>
                <w:commentRangeStart w:id="63"/>
              </w:sdtContent>
            </w:sdt>
            <w:r w:rsidR="0046407F">
              <w:t>Proceso de venta</w:t>
            </w:r>
            <w:commentRangeEnd w:id="63"/>
            <w:r w:rsidR="0046407F">
              <w:commentReference w:id="63"/>
            </w:r>
          </w:p>
        </w:tc>
      </w:tr>
    </w:tbl>
    <w:p w14:paraId="00000046" w14:textId="77777777" w:rsidR="00F802DC" w:rsidRDefault="00F802DC">
      <w:pPr>
        <w:rPr>
          <w:b/>
          <w:sz w:val="20"/>
          <w:szCs w:val="20"/>
        </w:rPr>
      </w:pPr>
    </w:p>
    <w:p w14:paraId="00000047" w14:textId="77777777" w:rsidR="00F802DC" w:rsidRDefault="0046407F">
      <w:pPr>
        <w:spacing w:line="360" w:lineRule="auto"/>
        <w:jc w:val="both"/>
        <w:rPr>
          <w:sz w:val="20"/>
          <w:szCs w:val="20"/>
        </w:rPr>
      </w:pPr>
      <w:r>
        <w:rPr>
          <w:sz w:val="20"/>
          <w:szCs w:val="20"/>
        </w:rPr>
        <w:t xml:space="preserve"> </w:t>
      </w:r>
    </w:p>
    <w:p w14:paraId="00000048" w14:textId="77777777" w:rsidR="00F802DC" w:rsidRDefault="0046407F">
      <w:pPr>
        <w:spacing w:line="360" w:lineRule="auto"/>
        <w:jc w:val="both"/>
        <w:rPr>
          <w:sz w:val="20"/>
          <w:szCs w:val="20"/>
        </w:rPr>
      </w:pPr>
      <w:r>
        <w:rPr>
          <w:sz w:val="20"/>
          <w:szCs w:val="20"/>
        </w:rPr>
        <w:t>Las ventas enfocadas a juegos de suerte y azar, como en otros sectores, emplean algunos pasos importantes que se deben tener en cuenta.</w:t>
      </w:r>
    </w:p>
    <w:p w14:paraId="00000049" w14:textId="77777777" w:rsidR="00F802DC" w:rsidRDefault="00F802DC">
      <w:pPr>
        <w:spacing w:line="360" w:lineRule="auto"/>
        <w:jc w:val="both"/>
        <w:rPr>
          <w:sz w:val="20"/>
          <w:szCs w:val="20"/>
        </w:rPr>
      </w:pPr>
    </w:p>
    <w:p w14:paraId="0000004A" w14:textId="77777777" w:rsidR="00F802DC" w:rsidRDefault="0046407F">
      <w:pPr>
        <w:keepNext/>
        <w:keepLines/>
        <w:numPr>
          <w:ilvl w:val="1"/>
          <w:numId w:val="1"/>
        </w:numPr>
        <w:pBdr>
          <w:top w:val="nil"/>
          <w:left w:val="nil"/>
          <w:bottom w:val="nil"/>
          <w:right w:val="nil"/>
          <w:between w:val="nil"/>
        </w:pBdr>
        <w:spacing w:before="40" w:line="360" w:lineRule="auto"/>
        <w:ind w:left="709"/>
        <w:jc w:val="both"/>
        <w:rPr>
          <w:b/>
          <w:color w:val="000000"/>
          <w:sz w:val="20"/>
          <w:szCs w:val="20"/>
        </w:rPr>
      </w:pPr>
      <w:r>
        <w:rPr>
          <w:b/>
          <w:color w:val="000000"/>
          <w:sz w:val="20"/>
          <w:szCs w:val="20"/>
        </w:rPr>
        <w:t>Protocolo de la vent</w:t>
      </w:r>
      <w:r>
        <w:rPr>
          <w:b/>
          <w:sz w:val="20"/>
          <w:szCs w:val="20"/>
        </w:rPr>
        <w:t>a</w:t>
      </w:r>
    </w:p>
    <w:p w14:paraId="0000004B" w14:textId="72122ECF" w:rsidR="00F802DC" w:rsidRDefault="0046407F">
      <w:pPr>
        <w:spacing w:line="360" w:lineRule="auto"/>
        <w:jc w:val="both"/>
        <w:rPr>
          <w:sz w:val="20"/>
          <w:szCs w:val="20"/>
        </w:rPr>
      </w:pPr>
      <w:r>
        <w:rPr>
          <w:sz w:val="20"/>
          <w:szCs w:val="20"/>
        </w:rPr>
        <w:t>Existen diferentes fuentes para conocer las fases o pasos para las ventas efectivas, estas pueden diferir por la naturaleza del mercado, las condiciones y costumbres regionales, el comportamiento de consumo de un área específica</w:t>
      </w:r>
      <w:ins w:id="64" w:author="JULIA ISABEL ROBERTO" w:date="2022-05-19T15:27:00Z">
        <w:r w:rsidR="00B64AB3">
          <w:rPr>
            <w:sz w:val="20"/>
            <w:szCs w:val="20"/>
          </w:rPr>
          <w:t>;</w:t>
        </w:r>
      </w:ins>
      <w:del w:id="65" w:author="JULIA ISABEL ROBERTO" w:date="2022-05-19T15:27:00Z">
        <w:r w:rsidDel="00B64AB3">
          <w:rPr>
            <w:sz w:val="20"/>
            <w:szCs w:val="20"/>
          </w:rPr>
          <w:delText>,</w:delText>
        </w:r>
      </w:del>
      <w:r>
        <w:rPr>
          <w:sz w:val="20"/>
          <w:szCs w:val="20"/>
        </w:rPr>
        <w:t xml:space="preserve"> pero todas se basan en:</w:t>
      </w:r>
    </w:p>
    <w:p w14:paraId="0000004C" w14:textId="77777777" w:rsidR="00F802DC" w:rsidRDefault="004C6BAC">
      <w:pPr>
        <w:spacing w:line="360" w:lineRule="auto"/>
        <w:jc w:val="both"/>
        <w:rPr>
          <w:sz w:val="20"/>
          <w:szCs w:val="20"/>
        </w:rPr>
      </w:pPr>
      <w:sdt>
        <w:sdtPr>
          <w:tag w:val="goog_rdk_3"/>
          <w:id w:val="717158326"/>
        </w:sdtPr>
        <w:sdtEndPr/>
        <w:sdtContent>
          <w:commentRangeStart w:id="66"/>
        </w:sdtContent>
      </w:sdt>
      <w:r w:rsidR="0046407F">
        <w:rPr>
          <w:noProof/>
          <w:sz w:val="20"/>
          <w:szCs w:val="20"/>
        </w:rPr>
        <w:drawing>
          <wp:inline distT="114300" distB="114300" distL="114300" distR="114300" wp14:anchorId="774F1B97" wp14:editId="30E26246">
            <wp:extent cx="5612130" cy="139700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12130" cy="1397000"/>
                    </a:xfrm>
                    <a:prstGeom prst="rect">
                      <a:avLst/>
                    </a:prstGeom>
                    <a:ln/>
                  </pic:spPr>
                </pic:pic>
              </a:graphicData>
            </a:graphic>
          </wp:inline>
        </w:drawing>
      </w:r>
      <w:commentRangeEnd w:id="66"/>
      <w:r w:rsidR="0046407F">
        <w:commentReference w:id="66"/>
      </w:r>
    </w:p>
    <w:p w14:paraId="0000004D" w14:textId="77777777" w:rsidR="00F802DC" w:rsidRDefault="00F802DC">
      <w:pPr>
        <w:spacing w:line="360" w:lineRule="auto"/>
        <w:jc w:val="both"/>
        <w:rPr>
          <w:sz w:val="20"/>
          <w:szCs w:val="20"/>
        </w:rPr>
      </w:pPr>
    </w:p>
    <w:p w14:paraId="0000004E" w14:textId="77777777" w:rsidR="00F802DC" w:rsidRDefault="00F802DC">
      <w:pPr>
        <w:spacing w:line="360" w:lineRule="auto"/>
        <w:jc w:val="both"/>
        <w:rPr>
          <w:sz w:val="20"/>
          <w:szCs w:val="20"/>
        </w:rPr>
      </w:pPr>
    </w:p>
    <w:p w14:paraId="0000004F" w14:textId="3E01CDBF" w:rsidR="00F802DC" w:rsidRDefault="0046407F">
      <w:pPr>
        <w:spacing w:line="360" w:lineRule="auto"/>
        <w:jc w:val="both"/>
        <w:rPr>
          <w:ins w:id="67" w:author="JULIA ISABEL ROBERTO" w:date="2022-05-19T15:29:00Z"/>
          <w:sz w:val="20"/>
          <w:szCs w:val="20"/>
        </w:rPr>
      </w:pPr>
      <w:r>
        <w:rPr>
          <w:sz w:val="20"/>
          <w:szCs w:val="20"/>
        </w:rPr>
        <w:t xml:space="preserve">En este caso, según el </w:t>
      </w:r>
      <w:r>
        <w:rPr>
          <w:i/>
          <w:sz w:val="20"/>
          <w:szCs w:val="20"/>
        </w:rPr>
        <w:t>target</w:t>
      </w:r>
      <w:r>
        <w:rPr>
          <w:sz w:val="20"/>
          <w:szCs w:val="20"/>
        </w:rPr>
        <w:t xml:space="preserve"> enmarcado en este componente formativo, los vendedores de juegos de suerte y azar deben ejecutar de manera disciplinada los pasos que se muestran en el siguiente mapa conceptual, en el cual se definen nueve </w:t>
      </w:r>
      <w:del w:id="68" w:author="JULIA ISABEL ROBERTO" w:date="2022-05-19T15:29:00Z">
        <w:r w:rsidDel="00B64AB3">
          <w:rPr>
            <w:sz w:val="20"/>
            <w:szCs w:val="20"/>
          </w:rPr>
          <w:delText xml:space="preserve">(9) </w:delText>
        </w:r>
      </w:del>
      <w:r>
        <w:rPr>
          <w:sz w:val="20"/>
          <w:szCs w:val="20"/>
        </w:rPr>
        <w:t xml:space="preserve">pasos para la venta efectiva, aplicada a la oferta de productos y servicios de juegos de suerte y azar. Si bien no es un estándar técnico que los vendedores estén obligados a seguir, son recomendaciones importantes para alcanzar el éxito de manera más efectiva. </w:t>
      </w:r>
    </w:p>
    <w:p w14:paraId="663EE017" w14:textId="77777777" w:rsidR="00013D1A" w:rsidRDefault="00013D1A">
      <w:pPr>
        <w:spacing w:line="360" w:lineRule="auto"/>
        <w:jc w:val="both"/>
        <w:rPr>
          <w:sz w:val="20"/>
          <w:szCs w:val="20"/>
        </w:rPr>
      </w:pPr>
    </w:p>
    <w:p w14:paraId="00000050" w14:textId="684ADFDE" w:rsidR="00F802DC" w:rsidRDefault="0046407F">
      <w:pPr>
        <w:spacing w:line="360" w:lineRule="auto"/>
        <w:jc w:val="both"/>
        <w:rPr>
          <w:sz w:val="20"/>
          <w:szCs w:val="20"/>
        </w:rPr>
      </w:pPr>
      <w:r>
        <w:rPr>
          <w:sz w:val="20"/>
          <w:szCs w:val="20"/>
        </w:rPr>
        <w:t>Para cualquier protocolo juega un papel fundamental</w:t>
      </w:r>
      <w:del w:id="69" w:author="JULIA ISABEL ROBERTO" w:date="2022-05-19T15:29:00Z">
        <w:r w:rsidDel="00013D1A">
          <w:rPr>
            <w:sz w:val="20"/>
            <w:szCs w:val="20"/>
          </w:rPr>
          <w:delText>,</w:delText>
        </w:r>
      </w:del>
      <w:r>
        <w:rPr>
          <w:sz w:val="20"/>
          <w:szCs w:val="20"/>
        </w:rPr>
        <w:t xml:space="preserve"> la disciplina, este elemento permite seguir una secuencia de cada fase teniendo claridad de los propósitos de cada una</w:t>
      </w:r>
      <w:ins w:id="70" w:author="JULIA ISABEL ROBERTO" w:date="2022-05-19T15:29:00Z">
        <w:r w:rsidR="00013D1A">
          <w:rPr>
            <w:sz w:val="20"/>
            <w:szCs w:val="20"/>
          </w:rPr>
          <w:t>, ver figura.</w:t>
        </w:r>
      </w:ins>
      <w:del w:id="71" w:author="JULIA ISABEL ROBERTO" w:date="2022-05-19T15:29:00Z">
        <w:r w:rsidDel="00013D1A">
          <w:rPr>
            <w:sz w:val="20"/>
            <w:szCs w:val="20"/>
          </w:rPr>
          <w:delText>:</w:delText>
        </w:r>
      </w:del>
    </w:p>
    <w:p w14:paraId="00000051" w14:textId="77777777" w:rsidR="00F802DC" w:rsidRDefault="0046407F">
      <w:pPr>
        <w:spacing w:line="360" w:lineRule="auto"/>
        <w:jc w:val="both"/>
        <w:rPr>
          <w:sz w:val="20"/>
          <w:szCs w:val="20"/>
        </w:rPr>
      </w:pPr>
      <w:r>
        <w:rPr>
          <w:sz w:val="20"/>
          <w:szCs w:val="20"/>
        </w:rPr>
        <w:t xml:space="preserve"> </w:t>
      </w:r>
    </w:p>
    <w:p w14:paraId="00000052" w14:textId="77777777" w:rsidR="00F802DC" w:rsidRDefault="0046407F">
      <w:pPr>
        <w:spacing w:line="360" w:lineRule="auto"/>
        <w:jc w:val="both"/>
        <w:rPr>
          <w:b/>
          <w:sz w:val="20"/>
          <w:szCs w:val="20"/>
        </w:rPr>
      </w:pPr>
      <w:r>
        <w:rPr>
          <w:b/>
          <w:sz w:val="20"/>
          <w:szCs w:val="20"/>
        </w:rPr>
        <w:t>Figura 1</w:t>
      </w:r>
      <w:del w:id="72" w:author="JULIA ISABEL ROBERTO" w:date="2022-05-19T15:29:00Z">
        <w:r w:rsidDel="00E04E17">
          <w:rPr>
            <w:b/>
            <w:sz w:val="20"/>
            <w:szCs w:val="20"/>
          </w:rPr>
          <w:delText>.</w:delText>
        </w:r>
      </w:del>
    </w:p>
    <w:p w14:paraId="00000053" w14:textId="77777777" w:rsidR="00F802DC" w:rsidRDefault="0046407F">
      <w:pPr>
        <w:spacing w:line="360" w:lineRule="auto"/>
        <w:jc w:val="both"/>
        <w:rPr>
          <w:i/>
          <w:sz w:val="20"/>
          <w:szCs w:val="20"/>
        </w:rPr>
      </w:pPr>
      <w:r>
        <w:rPr>
          <w:i/>
          <w:sz w:val="20"/>
          <w:szCs w:val="20"/>
        </w:rPr>
        <w:t>Resumen protocolo de la venta</w:t>
      </w:r>
    </w:p>
    <w:p w14:paraId="00000054" w14:textId="77777777" w:rsidR="00F802DC" w:rsidRDefault="004C6BAC">
      <w:pPr>
        <w:keepNext/>
        <w:spacing w:line="360" w:lineRule="auto"/>
        <w:jc w:val="both"/>
        <w:rPr>
          <w:sz w:val="20"/>
          <w:szCs w:val="20"/>
        </w:rPr>
      </w:pPr>
      <w:sdt>
        <w:sdtPr>
          <w:tag w:val="goog_rdk_4"/>
          <w:id w:val="-1512989285"/>
        </w:sdtPr>
        <w:sdtEndPr/>
        <w:sdtContent>
          <w:commentRangeStart w:id="73"/>
        </w:sdtContent>
      </w:sdt>
      <w:r w:rsidR="0046407F">
        <w:rPr>
          <w:noProof/>
          <w:sz w:val="20"/>
          <w:szCs w:val="20"/>
        </w:rPr>
        <w:drawing>
          <wp:inline distT="0" distB="0" distL="0" distR="0" wp14:anchorId="77E0D8FD" wp14:editId="07F15FA5">
            <wp:extent cx="5612130" cy="2759075"/>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612130" cy="2759075"/>
                    </a:xfrm>
                    <a:prstGeom prst="rect">
                      <a:avLst/>
                    </a:prstGeom>
                    <a:ln/>
                  </pic:spPr>
                </pic:pic>
              </a:graphicData>
            </a:graphic>
          </wp:inline>
        </w:drawing>
      </w:r>
      <w:commentRangeEnd w:id="73"/>
      <w:r w:rsidR="0046407F">
        <w:commentReference w:id="73"/>
      </w:r>
    </w:p>
    <w:p w14:paraId="00000055" w14:textId="53EF27D9" w:rsidR="00F802DC" w:rsidRPr="00323C23" w:rsidRDefault="0046407F">
      <w:pPr>
        <w:pBdr>
          <w:top w:val="nil"/>
          <w:left w:val="nil"/>
          <w:bottom w:val="nil"/>
          <w:right w:val="nil"/>
          <w:between w:val="nil"/>
        </w:pBdr>
        <w:spacing w:after="200" w:line="360" w:lineRule="auto"/>
        <w:jc w:val="both"/>
        <w:rPr>
          <w:color w:val="000000" w:themeColor="text1"/>
          <w:sz w:val="20"/>
          <w:szCs w:val="20"/>
          <w:rPrChange w:id="74" w:author="JULIA ISABEL ROBERTO" w:date="2022-05-19T15:38:00Z">
            <w:rPr>
              <w:sz w:val="20"/>
              <w:szCs w:val="20"/>
            </w:rPr>
          </w:rPrChange>
        </w:rPr>
      </w:pPr>
      <w:r w:rsidRPr="00323C23">
        <w:rPr>
          <w:color w:val="000000" w:themeColor="text1"/>
          <w:sz w:val="20"/>
          <w:szCs w:val="20"/>
          <w:rPrChange w:id="75" w:author="JULIA ISABEL ROBERTO" w:date="2022-05-19T15:38:00Z">
            <w:rPr>
              <w:color w:val="44546A"/>
              <w:sz w:val="20"/>
              <w:szCs w:val="20"/>
            </w:rPr>
          </w:rPrChange>
        </w:rPr>
        <w:t>Nota. SENA (2022)</w:t>
      </w:r>
      <w:ins w:id="76" w:author="JULIA ISABEL ROBERTO" w:date="2022-05-19T15:30:00Z">
        <w:r w:rsidR="00E04E17" w:rsidRPr="00323C23">
          <w:rPr>
            <w:color w:val="000000" w:themeColor="text1"/>
            <w:sz w:val="20"/>
            <w:szCs w:val="20"/>
            <w:rPrChange w:id="77" w:author="JULIA ISABEL ROBERTO" w:date="2022-05-19T15:38:00Z">
              <w:rPr>
                <w:color w:val="44546A"/>
                <w:sz w:val="20"/>
                <w:szCs w:val="20"/>
              </w:rPr>
            </w:rPrChange>
          </w:rPr>
          <w:t>.</w:t>
        </w:r>
      </w:ins>
    </w:p>
    <w:p w14:paraId="00000056" w14:textId="77777777" w:rsidR="00F802DC" w:rsidRDefault="00F802DC">
      <w:pPr>
        <w:spacing w:line="360" w:lineRule="auto"/>
        <w:jc w:val="both"/>
        <w:rPr>
          <w:sz w:val="20"/>
          <w:szCs w:val="20"/>
        </w:rPr>
      </w:pPr>
    </w:p>
    <w:p w14:paraId="00000057" w14:textId="77777777" w:rsidR="00F802DC" w:rsidRDefault="0046407F">
      <w:pPr>
        <w:keepNext/>
        <w:keepLines/>
        <w:numPr>
          <w:ilvl w:val="1"/>
          <w:numId w:val="1"/>
        </w:numPr>
        <w:pBdr>
          <w:top w:val="nil"/>
          <w:left w:val="nil"/>
          <w:bottom w:val="nil"/>
          <w:right w:val="nil"/>
          <w:between w:val="nil"/>
        </w:pBdr>
        <w:spacing w:before="40" w:line="360" w:lineRule="auto"/>
        <w:ind w:left="709"/>
        <w:jc w:val="both"/>
        <w:rPr>
          <w:b/>
          <w:color w:val="000000"/>
          <w:sz w:val="20"/>
          <w:szCs w:val="20"/>
        </w:rPr>
      </w:pPr>
      <w:r>
        <w:rPr>
          <w:b/>
          <w:color w:val="000000"/>
          <w:sz w:val="20"/>
          <w:szCs w:val="20"/>
        </w:rPr>
        <w:lastRenderedPageBreak/>
        <w:t>Fidelización</w:t>
      </w:r>
    </w:p>
    <w:p w14:paraId="00000058" w14:textId="77777777" w:rsidR="00F802DC" w:rsidRDefault="0046407F">
      <w:pPr>
        <w:spacing w:line="360" w:lineRule="auto"/>
        <w:jc w:val="both"/>
        <w:rPr>
          <w:sz w:val="20"/>
          <w:szCs w:val="20"/>
        </w:rPr>
      </w:pPr>
      <w:r>
        <w:rPr>
          <w:sz w:val="20"/>
          <w:szCs w:val="20"/>
        </w:rPr>
        <w:t>En el día a día de comercializadoras y vendedores, en muchos casos, se comete el error de destinar toda su atención en concentrar sus esfuerzos para captar nuevos clientes, descuidando ocasionalmente a los clientes habituales, incluso, llegando a perderlos. Hoy en día</w:t>
      </w:r>
      <w:del w:id="78" w:author="JULIA ISABEL ROBERTO" w:date="2022-05-19T15:30:00Z">
        <w:r w:rsidDel="00B6631A">
          <w:rPr>
            <w:sz w:val="20"/>
            <w:szCs w:val="20"/>
          </w:rPr>
          <w:delText>,</w:delText>
        </w:r>
      </w:del>
      <w:r>
        <w:rPr>
          <w:sz w:val="20"/>
          <w:szCs w:val="20"/>
        </w:rPr>
        <w:t xml:space="preserve"> se ven más estos casos debido a la gran presencia del mundo digital, donde ahora los clientes quedan expuestos ante la infinidad de ofertas que se encuentran en el mercado virtual, perdiendo su fidelidad hacia el vendedor y cambiando permanentemente a sus proveedores.  </w:t>
      </w:r>
    </w:p>
    <w:p w14:paraId="00000059" w14:textId="77777777" w:rsidR="00F802DC" w:rsidRDefault="004C6BAC">
      <w:pPr>
        <w:spacing w:line="360" w:lineRule="auto"/>
        <w:jc w:val="both"/>
        <w:rPr>
          <w:sz w:val="20"/>
          <w:szCs w:val="20"/>
        </w:rPr>
      </w:pPr>
      <w:sdt>
        <w:sdtPr>
          <w:tag w:val="goog_rdk_5"/>
          <w:id w:val="-1276702553"/>
        </w:sdtPr>
        <w:sdtEndPr/>
        <w:sdtContent>
          <w:commentRangeStart w:id="79"/>
        </w:sdtContent>
      </w:sdt>
      <w:r w:rsidR="0046407F">
        <w:rPr>
          <w:noProof/>
          <w:sz w:val="20"/>
          <w:szCs w:val="20"/>
        </w:rPr>
        <w:drawing>
          <wp:inline distT="114300" distB="114300" distL="114300" distR="114300" wp14:anchorId="51EEE8A0" wp14:editId="555F17FE">
            <wp:extent cx="2619375" cy="1743075"/>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619375" cy="1743075"/>
                    </a:xfrm>
                    <a:prstGeom prst="rect">
                      <a:avLst/>
                    </a:prstGeom>
                    <a:ln/>
                  </pic:spPr>
                </pic:pic>
              </a:graphicData>
            </a:graphic>
          </wp:inline>
        </w:drawing>
      </w:r>
      <w:commentRangeEnd w:id="79"/>
      <w:r w:rsidR="0046407F">
        <w:commentReference w:id="79"/>
      </w:r>
    </w:p>
    <w:p w14:paraId="0000005A" w14:textId="77777777" w:rsidR="00F802DC" w:rsidRDefault="00F802DC">
      <w:pPr>
        <w:spacing w:line="360" w:lineRule="auto"/>
        <w:jc w:val="both"/>
        <w:rPr>
          <w:sz w:val="20"/>
          <w:szCs w:val="20"/>
        </w:rPr>
      </w:pPr>
    </w:p>
    <w:p w14:paraId="0000005B" w14:textId="6B620241" w:rsidR="00F802DC" w:rsidRDefault="0046407F">
      <w:pPr>
        <w:spacing w:line="360" w:lineRule="auto"/>
        <w:jc w:val="both"/>
        <w:rPr>
          <w:sz w:val="20"/>
          <w:szCs w:val="20"/>
        </w:rPr>
      </w:pPr>
      <w:r>
        <w:rPr>
          <w:sz w:val="20"/>
          <w:szCs w:val="20"/>
        </w:rPr>
        <w:t>Es importante recordar que</w:t>
      </w:r>
      <w:del w:id="80" w:author="JULIA ISABEL ROBERTO" w:date="2022-05-19T15:33:00Z">
        <w:r w:rsidDel="009920DF">
          <w:rPr>
            <w:sz w:val="20"/>
            <w:szCs w:val="20"/>
          </w:rPr>
          <w:delText>,</w:delText>
        </w:r>
      </w:del>
      <w:r>
        <w:rPr>
          <w:sz w:val="20"/>
          <w:szCs w:val="20"/>
        </w:rPr>
        <w:t xml:space="preserve"> la venta no es la terminación de las cosas</w:t>
      </w:r>
      <w:ins w:id="81" w:author="JULIA ISABEL ROBERTO" w:date="2022-05-19T15:34:00Z">
        <w:r w:rsidR="003A1395">
          <w:rPr>
            <w:sz w:val="20"/>
            <w:szCs w:val="20"/>
          </w:rPr>
          <w:t xml:space="preserve"> </w:t>
        </w:r>
      </w:ins>
      <w:del w:id="82" w:author="JULIA ISABEL ROBERTO" w:date="2022-05-19T15:34:00Z">
        <w:r w:rsidDel="003A1395">
          <w:rPr>
            <w:sz w:val="20"/>
            <w:szCs w:val="20"/>
          </w:rPr>
          <w:delText xml:space="preserve">, </w:delText>
        </w:r>
      </w:del>
      <w:r>
        <w:rPr>
          <w:sz w:val="20"/>
          <w:szCs w:val="20"/>
        </w:rPr>
        <w:t>como se cree normalmente. Para el comprador se trata del inicio de una relación, lo que para algunos vendedores es el final del proceso, para el comprador podría tratarse del inicio de un acto habitual que se debe cuidar y prestar mucha atención.</w:t>
      </w:r>
    </w:p>
    <w:p w14:paraId="0000005C" w14:textId="77777777" w:rsidR="00F802DC" w:rsidRDefault="00F802DC">
      <w:pPr>
        <w:spacing w:line="360" w:lineRule="auto"/>
        <w:jc w:val="both"/>
        <w:rPr>
          <w:sz w:val="20"/>
          <w:szCs w:val="20"/>
        </w:rPr>
      </w:pPr>
    </w:p>
    <w:p w14:paraId="0000005D" w14:textId="52E7D8EA" w:rsidR="00F802DC" w:rsidRDefault="00AF02E3">
      <w:pPr>
        <w:spacing w:line="360" w:lineRule="auto"/>
        <w:jc w:val="both"/>
        <w:rPr>
          <w:sz w:val="20"/>
          <w:szCs w:val="20"/>
        </w:rPr>
      </w:pPr>
      <w:ins w:id="83" w:author="JULIA ISABEL ROBERTO" w:date="2022-05-19T15:35:00Z">
        <w:r>
          <w:rPr>
            <w:sz w:val="20"/>
            <w:szCs w:val="20"/>
          </w:rPr>
          <w:t>Se está</w:t>
        </w:r>
      </w:ins>
      <w:del w:id="84" w:author="JULIA ISABEL ROBERTO" w:date="2022-05-19T15:35:00Z">
        <w:r w:rsidR="0046407F" w:rsidDel="00AF02E3">
          <w:rPr>
            <w:sz w:val="20"/>
            <w:szCs w:val="20"/>
          </w:rPr>
          <w:delText>Estamos</w:delText>
        </w:r>
      </w:del>
      <w:r w:rsidR="0046407F">
        <w:rPr>
          <w:sz w:val="20"/>
          <w:szCs w:val="20"/>
        </w:rPr>
        <w:t xml:space="preserve"> en un period</w:t>
      </w:r>
      <w:ins w:id="85" w:author="JULIA ISABEL ROBERTO" w:date="2022-05-19T15:35:00Z">
        <w:r>
          <w:rPr>
            <w:sz w:val="20"/>
            <w:szCs w:val="20"/>
          </w:rPr>
          <w:t>o en el que</w:t>
        </w:r>
      </w:ins>
      <w:del w:id="86" w:author="JULIA ISABEL ROBERTO" w:date="2022-05-19T15:35:00Z">
        <w:r w:rsidR="0046407F" w:rsidDel="00AF02E3">
          <w:rPr>
            <w:sz w:val="20"/>
            <w:szCs w:val="20"/>
          </w:rPr>
          <w:delText>o, donde</w:delText>
        </w:r>
      </w:del>
      <w:r w:rsidR="0046407F">
        <w:rPr>
          <w:sz w:val="20"/>
          <w:szCs w:val="20"/>
        </w:rPr>
        <w:t xml:space="preserve"> el enfoque estratégico para el éxito no son las ventas propiamente, hay otros enfoques que toman mucha importancia como el enfoque al cliente basado en el </w:t>
      </w:r>
      <w:r w:rsidR="0046407F">
        <w:rPr>
          <w:i/>
          <w:sz w:val="20"/>
          <w:szCs w:val="20"/>
        </w:rPr>
        <w:t>marketing</w:t>
      </w:r>
      <w:del w:id="87" w:author="JULIA ISABEL ROBERTO" w:date="2022-05-19T15:36:00Z">
        <w:r w:rsidR="0046407F" w:rsidDel="00FC36D1">
          <w:rPr>
            <w:sz w:val="20"/>
            <w:szCs w:val="20"/>
          </w:rPr>
          <w:delText>;</w:delText>
        </w:r>
      </w:del>
      <w:ins w:id="88" w:author="JULIA ISABEL ROBERTO" w:date="2022-05-19T15:36:00Z">
        <w:r w:rsidR="00FC36D1">
          <w:rPr>
            <w:sz w:val="20"/>
            <w:szCs w:val="20"/>
          </w:rPr>
          <w:t>,</w:t>
        </w:r>
      </w:ins>
      <w:r w:rsidR="0046407F">
        <w:rPr>
          <w:sz w:val="20"/>
          <w:szCs w:val="20"/>
        </w:rPr>
        <w:t xml:space="preserve"> se podría resumir en la frase </w:t>
      </w:r>
      <w:r w:rsidR="0046407F" w:rsidRPr="00FC36D1">
        <w:rPr>
          <w:sz w:val="20"/>
          <w:szCs w:val="20"/>
        </w:rPr>
        <w:t>“</w:t>
      </w:r>
      <w:ins w:id="89" w:author="JULIA ISABEL ROBERTO" w:date="2022-05-19T15:36:00Z">
        <w:r w:rsidR="00FC36D1" w:rsidRPr="00FC36D1">
          <w:rPr>
            <w:sz w:val="20"/>
            <w:szCs w:val="20"/>
            <w:rPrChange w:id="90" w:author="JULIA ISABEL ROBERTO" w:date="2022-05-19T15:37:00Z">
              <w:rPr>
                <w:i/>
                <w:iCs/>
                <w:sz w:val="20"/>
                <w:szCs w:val="20"/>
              </w:rPr>
            </w:rPrChange>
          </w:rPr>
          <w:t>h</w:t>
        </w:r>
      </w:ins>
      <w:del w:id="91" w:author="JULIA ISABEL ROBERTO" w:date="2022-05-19T15:36:00Z">
        <w:r w:rsidR="0046407F" w:rsidRPr="00FC36D1" w:rsidDel="00FC36D1">
          <w:rPr>
            <w:sz w:val="20"/>
            <w:szCs w:val="20"/>
            <w:rPrChange w:id="92" w:author="JULIA ISABEL ROBERTO" w:date="2022-05-19T15:37:00Z">
              <w:rPr>
                <w:i/>
                <w:iCs/>
                <w:sz w:val="20"/>
                <w:szCs w:val="20"/>
              </w:rPr>
            </w:rPrChange>
          </w:rPr>
          <w:delText>H</w:delText>
        </w:r>
      </w:del>
      <w:r w:rsidR="0046407F" w:rsidRPr="00FC36D1">
        <w:rPr>
          <w:sz w:val="20"/>
          <w:szCs w:val="20"/>
          <w:rPrChange w:id="93" w:author="JULIA ISABEL ROBERTO" w:date="2022-05-19T15:37:00Z">
            <w:rPr>
              <w:i/>
              <w:iCs/>
              <w:sz w:val="20"/>
              <w:szCs w:val="20"/>
            </w:rPr>
          </w:rPrChange>
        </w:rPr>
        <w:t xml:space="preserve">acer que </w:t>
      </w:r>
      <w:ins w:id="94" w:author="JULIA ISABEL ROBERTO" w:date="2022-05-19T15:36:00Z">
        <w:r w:rsidR="00FC36D1" w:rsidRPr="00FC36D1">
          <w:rPr>
            <w:sz w:val="20"/>
            <w:szCs w:val="20"/>
            <w:rPrChange w:id="95" w:author="JULIA ISABEL ROBERTO" w:date="2022-05-19T15:37:00Z">
              <w:rPr>
                <w:i/>
                <w:iCs/>
                <w:sz w:val="20"/>
                <w:szCs w:val="20"/>
              </w:rPr>
            </w:rPrChange>
          </w:rPr>
          <w:t>le</w:t>
        </w:r>
      </w:ins>
      <w:del w:id="96" w:author="JULIA ISABEL ROBERTO" w:date="2022-05-19T15:36:00Z">
        <w:r w:rsidR="0046407F" w:rsidRPr="00FC36D1" w:rsidDel="00FC36D1">
          <w:rPr>
            <w:sz w:val="20"/>
            <w:szCs w:val="20"/>
            <w:rPrChange w:id="97" w:author="JULIA ISABEL ROBERTO" w:date="2022-05-19T15:37:00Z">
              <w:rPr>
                <w:i/>
                <w:iCs/>
                <w:sz w:val="20"/>
                <w:szCs w:val="20"/>
              </w:rPr>
            </w:rPrChange>
          </w:rPr>
          <w:delText>te</w:delText>
        </w:r>
      </w:del>
      <w:r w:rsidR="0046407F" w:rsidRPr="00FC36D1">
        <w:rPr>
          <w:sz w:val="20"/>
          <w:szCs w:val="20"/>
          <w:rPrChange w:id="98" w:author="JULIA ISABEL ROBERTO" w:date="2022-05-19T15:37:00Z">
            <w:rPr>
              <w:i/>
              <w:iCs/>
              <w:sz w:val="20"/>
              <w:szCs w:val="20"/>
            </w:rPr>
          </w:rPrChange>
        </w:rPr>
        <w:t xml:space="preserve"> compren”</w:t>
      </w:r>
      <w:r w:rsidR="0046407F" w:rsidRPr="00FC36D1">
        <w:rPr>
          <w:sz w:val="20"/>
          <w:szCs w:val="20"/>
        </w:rPr>
        <w:t>,</w:t>
      </w:r>
      <w:r w:rsidR="0046407F">
        <w:rPr>
          <w:sz w:val="20"/>
          <w:szCs w:val="20"/>
        </w:rPr>
        <w:t xml:space="preserve"> es una pequeña expresión que podría marcar la diferencia, es decir, el mayor éxito son aquellas empresas que logran a través del servicio al cliente, publicidad, principios éticos, etc.</w:t>
      </w:r>
      <w:ins w:id="99" w:author="JULIA ISABEL ROBERTO" w:date="2022-05-19T15:36:00Z">
        <w:r w:rsidR="00FC36D1">
          <w:rPr>
            <w:sz w:val="20"/>
            <w:szCs w:val="20"/>
          </w:rPr>
          <w:t>,</w:t>
        </w:r>
      </w:ins>
      <w:r w:rsidR="0046407F">
        <w:rPr>
          <w:sz w:val="20"/>
          <w:szCs w:val="20"/>
        </w:rPr>
        <w:t xml:space="preserve"> </w:t>
      </w:r>
      <w:r w:rsidR="0046407F" w:rsidRPr="00FC36D1">
        <w:rPr>
          <w:sz w:val="20"/>
          <w:szCs w:val="20"/>
          <w:rPrChange w:id="100" w:author="JULIA ISABEL ROBERTO" w:date="2022-05-19T15:37:00Z">
            <w:rPr>
              <w:i/>
              <w:iCs/>
              <w:sz w:val="20"/>
              <w:szCs w:val="20"/>
            </w:rPr>
          </w:rPrChange>
        </w:rPr>
        <w:t>vender sin ofrecer</w:t>
      </w:r>
      <w:r w:rsidR="0046407F" w:rsidRPr="00FC36D1">
        <w:rPr>
          <w:sz w:val="20"/>
          <w:szCs w:val="20"/>
        </w:rPr>
        <w:t xml:space="preserve"> o </w:t>
      </w:r>
      <w:r w:rsidR="0046407F" w:rsidRPr="00FC36D1">
        <w:rPr>
          <w:sz w:val="20"/>
          <w:szCs w:val="20"/>
          <w:rPrChange w:id="101" w:author="JULIA ISABEL ROBERTO" w:date="2022-05-19T15:37:00Z">
            <w:rPr>
              <w:i/>
              <w:iCs/>
              <w:sz w:val="20"/>
              <w:szCs w:val="20"/>
            </w:rPr>
          </w:rPrChange>
        </w:rPr>
        <w:t>vender sin rogar</w:t>
      </w:r>
      <w:r w:rsidR="0046407F">
        <w:rPr>
          <w:sz w:val="20"/>
          <w:szCs w:val="20"/>
        </w:rPr>
        <w:t xml:space="preserve">. Es importante la ventaja que tienen los vendedores de juegos de suerte y azar, pues los clientes no compran un billete de lotería, ellos realmente </w:t>
      </w:r>
      <w:r w:rsidR="0046407F" w:rsidRPr="002207E2">
        <w:rPr>
          <w:iCs/>
          <w:sz w:val="20"/>
          <w:szCs w:val="20"/>
          <w:rPrChange w:id="102" w:author="JULIA ISABEL ROBERTO" w:date="2022-05-19T15:37:00Z">
            <w:rPr>
              <w:i/>
              <w:sz w:val="20"/>
              <w:szCs w:val="20"/>
            </w:rPr>
          </w:rPrChange>
        </w:rPr>
        <w:t>compran una esperanza o una ilusión</w:t>
      </w:r>
      <w:r w:rsidR="0046407F" w:rsidRPr="002207E2">
        <w:rPr>
          <w:iCs/>
          <w:sz w:val="20"/>
          <w:szCs w:val="20"/>
        </w:rPr>
        <w:t xml:space="preserve"> de ga</w:t>
      </w:r>
      <w:r w:rsidR="0046407F">
        <w:rPr>
          <w:sz w:val="20"/>
          <w:szCs w:val="20"/>
        </w:rPr>
        <w:t>nar, es allí donde el servicio personalizado toma un papel primordial.</w:t>
      </w:r>
    </w:p>
    <w:p w14:paraId="0000005E" w14:textId="77777777" w:rsidR="00F802DC" w:rsidRDefault="00F802DC">
      <w:pPr>
        <w:spacing w:line="360" w:lineRule="auto"/>
        <w:jc w:val="both"/>
        <w:rPr>
          <w:sz w:val="20"/>
          <w:szCs w:val="20"/>
        </w:rPr>
      </w:pPr>
    </w:p>
    <w:p w14:paraId="0000005F" w14:textId="610FAAF4" w:rsidR="00F802DC" w:rsidRDefault="0046407F">
      <w:pPr>
        <w:spacing w:line="360" w:lineRule="auto"/>
        <w:jc w:val="both"/>
        <w:rPr>
          <w:sz w:val="20"/>
          <w:szCs w:val="20"/>
        </w:rPr>
      </w:pPr>
      <w:r>
        <w:rPr>
          <w:sz w:val="20"/>
          <w:szCs w:val="20"/>
        </w:rPr>
        <w:t xml:space="preserve">Como ya se ha mencionado sobre la importancia de la atención al cliente, en este componente </w:t>
      </w:r>
      <w:del w:id="103" w:author="JULIA ISABEL ROBERTO" w:date="2022-05-19T15:39:00Z">
        <w:r w:rsidDel="00AA1641">
          <w:rPr>
            <w:sz w:val="20"/>
            <w:szCs w:val="20"/>
          </w:rPr>
          <w:delText xml:space="preserve"> </w:delText>
        </w:r>
      </w:del>
      <w:r>
        <w:rPr>
          <w:sz w:val="20"/>
          <w:szCs w:val="20"/>
        </w:rPr>
        <w:t>se hace</w:t>
      </w:r>
      <w:del w:id="104" w:author="JULIA ISABEL ROBERTO" w:date="2022-05-19T15:41:00Z">
        <w:r w:rsidDel="008041B4">
          <w:rPr>
            <w:sz w:val="20"/>
            <w:szCs w:val="20"/>
          </w:rPr>
          <w:delText>n</w:delText>
        </w:r>
      </w:del>
      <w:r>
        <w:rPr>
          <w:sz w:val="20"/>
          <w:szCs w:val="20"/>
        </w:rPr>
        <w:t xml:space="preserve"> notar</w:t>
      </w:r>
      <w:ins w:id="105" w:author="JULIA ISABEL ROBERTO" w:date="2022-05-19T15:41:00Z">
        <w:r w:rsidR="008041B4">
          <w:rPr>
            <w:sz w:val="20"/>
            <w:szCs w:val="20"/>
          </w:rPr>
          <w:t>,</w:t>
        </w:r>
      </w:ins>
      <w:r>
        <w:rPr>
          <w:sz w:val="20"/>
          <w:szCs w:val="20"/>
        </w:rPr>
        <w:t xml:space="preserve"> además, las siguientes variables:</w:t>
      </w:r>
    </w:p>
    <w:p w14:paraId="00000060" w14:textId="77777777" w:rsidR="00F802DC" w:rsidRDefault="00F802DC">
      <w:pPr>
        <w:spacing w:after="120"/>
        <w:jc w:val="both"/>
        <w:rPr>
          <w:color w:val="231F20"/>
          <w:sz w:val="20"/>
          <w:szCs w:val="20"/>
        </w:rPr>
      </w:pPr>
    </w:p>
    <w:tbl>
      <w:tblPr>
        <w:tblStyle w:val="aff2"/>
        <w:tblW w:w="9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8"/>
      </w:tblGrid>
      <w:tr w:rsidR="00F802DC" w14:paraId="238819C9" w14:textId="77777777">
        <w:trPr>
          <w:jc w:val="center"/>
        </w:trPr>
        <w:tc>
          <w:tcPr>
            <w:tcW w:w="9258" w:type="dxa"/>
            <w:shd w:val="clear" w:color="auto" w:fill="E36C09"/>
          </w:tcPr>
          <w:p w14:paraId="00000061" w14:textId="77777777" w:rsidR="00F802DC" w:rsidRDefault="00F802DC">
            <w:pPr>
              <w:spacing w:after="120"/>
              <w:ind w:left="283"/>
              <w:jc w:val="both"/>
              <w:rPr>
                <w:color w:val="FFFFFF"/>
                <w:sz w:val="20"/>
                <w:szCs w:val="20"/>
              </w:rPr>
            </w:pPr>
          </w:p>
          <w:p w14:paraId="00000062" w14:textId="77777777" w:rsidR="00F802DC" w:rsidRDefault="0046407F">
            <w:pPr>
              <w:spacing w:after="120"/>
              <w:ind w:left="283"/>
              <w:jc w:val="center"/>
              <w:rPr>
                <w:color w:val="FFFFFF"/>
                <w:sz w:val="20"/>
                <w:szCs w:val="20"/>
              </w:rPr>
            </w:pPr>
            <w:r>
              <w:rPr>
                <w:color w:val="FFFFFF"/>
                <w:sz w:val="20"/>
                <w:szCs w:val="20"/>
              </w:rPr>
              <w:t>Slider ejemplo 5</w:t>
            </w:r>
          </w:p>
          <w:p w14:paraId="00000063" w14:textId="77777777" w:rsidR="00F802DC" w:rsidRDefault="004C6BAC">
            <w:pPr>
              <w:spacing w:after="120"/>
              <w:jc w:val="center"/>
              <w:rPr>
                <w:color w:val="FFFFFF"/>
                <w:sz w:val="20"/>
                <w:szCs w:val="20"/>
              </w:rPr>
            </w:pPr>
            <w:sdt>
              <w:sdtPr>
                <w:tag w:val="goog_rdk_6"/>
                <w:id w:val="1794710948"/>
              </w:sdtPr>
              <w:sdtEndPr/>
              <w:sdtContent>
                <w:commentRangeStart w:id="106"/>
              </w:sdtContent>
            </w:sdt>
            <w:r w:rsidR="0046407F">
              <w:rPr>
                <w:color w:val="FFFFFF"/>
                <w:sz w:val="20"/>
                <w:szCs w:val="20"/>
              </w:rPr>
              <w:t>CF002_1_2_cocepcion</w:t>
            </w:r>
            <w:commentRangeEnd w:id="106"/>
            <w:r w:rsidR="0046407F">
              <w:commentReference w:id="106"/>
            </w:r>
          </w:p>
          <w:p w14:paraId="00000064" w14:textId="77777777" w:rsidR="00F802DC" w:rsidRDefault="00F802DC">
            <w:pPr>
              <w:spacing w:after="120"/>
              <w:jc w:val="both"/>
              <w:rPr>
                <w:color w:val="231F20"/>
                <w:sz w:val="20"/>
                <w:szCs w:val="20"/>
              </w:rPr>
            </w:pPr>
          </w:p>
        </w:tc>
      </w:tr>
    </w:tbl>
    <w:p w14:paraId="00000065" w14:textId="77777777" w:rsidR="00F802DC" w:rsidRDefault="00F802DC">
      <w:pPr>
        <w:spacing w:before="240" w:after="240"/>
        <w:jc w:val="both"/>
        <w:rPr>
          <w:sz w:val="20"/>
          <w:szCs w:val="20"/>
        </w:rPr>
      </w:pPr>
    </w:p>
    <w:p w14:paraId="00000066" w14:textId="09C83B3F" w:rsidR="00F802DC" w:rsidRDefault="0046407F">
      <w:pPr>
        <w:spacing w:line="360" w:lineRule="auto"/>
        <w:jc w:val="both"/>
        <w:rPr>
          <w:sz w:val="20"/>
          <w:szCs w:val="20"/>
        </w:rPr>
      </w:pPr>
      <w:r>
        <w:rPr>
          <w:sz w:val="20"/>
          <w:szCs w:val="20"/>
        </w:rPr>
        <w:t>Lastimosamente</w:t>
      </w:r>
      <w:ins w:id="107" w:author="JULIA ISABEL ROBERTO" w:date="2022-05-19T15:41:00Z">
        <w:r w:rsidR="008041B4">
          <w:rPr>
            <w:sz w:val="20"/>
            <w:szCs w:val="20"/>
          </w:rPr>
          <w:t xml:space="preserve"> </w:t>
        </w:r>
      </w:ins>
      <w:del w:id="108" w:author="JULIA ISABEL ROBERTO" w:date="2022-05-19T15:41:00Z">
        <w:r w:rsidDel="008041B4">
          <w:rPr>
            <w:sz w:val="20"/>
            <w:szCs w:val="20"/>
          </w:rPr>
          <w:delText xml:space="preserve">, </w:delText>
        </w:r>
      </w:del>
      <w:r>
        <w:rPr>
          <w:sz w:val="20"/>
          <w:szCs w:val="20"/>
        </w:rPr>
        <w:t>muchas empresas le dan poca importancia a la gestión de quejas y reclamos, donde organizaciones y vendedores tienen la incapacidad de verlas como oportunidades para mejorar la imagen de la empresa y del mismo vendedor</w:t>
      </w:r>
      <w:del w:id="109" w:author="JULIA ISABEL ROBERTO" w:date="2022-05-19T15:41:00Z">
        <w:r w:rsidDel="008041B4">
          <w:rPr>
            <w:sz w:val="20"/>
            <w:szCs w:val="20"/>
          </w:rPr>
          <w:delText>.</w:delText>
        </w:r>
      </w:del>
      <w:r>
        <w:rPr>
          <w:sz w:val="20"/>
          <w:szCs w:val="20"/>
        </w:rPr>
        <w:t xml:space="preserve"> (</w:t>
      </w:r>
      <w:proofErr w:type="spellStart"/>
      <w:r>
        <w:rPr>
          <w:sz w:val="20"/>
          <w:szCs w:val="20"/>
        </w:rPr>
        <w:t>Kirberg</w:t>
      </w:r>
      <w:proofErr w:type="spellEnd"/>
      <w:r>
        <w:rPr>
          <w:sz w:val="20"/>
          <w:szCs w:val="20"/>
        </w:rPr>
        <w:t>, 2017).</w:t>
      </w:r>
    </w:p>
    <w:p w14:paraId="00000067" w14:textId="77777777" w:rsidR="00F802DC" w:rsidRDefault="00F802DC">
      <w:pPr>
        <w:spacing w:line="360" w:lineRule="auto"/>
        <w:jc w:val="both"/>
        <w:rPr>
          <w:sz w:val="20"/>
          <w:szCs w:val="20"/>
        </w:rPr>
      </w:pPr>
    </w:p>
    <w:p w14:paraId="00000068" w14:textId="5C12E9CC" w:rsidR="00F802DC" w:rsidRDefault="00A4612D">
      <w:pPr>
        <w:spacing w:line="360" w:lineRule="auto"/>
        <w:jc w:val="both"/>
        <w:rPr>
          <w:sz w:val="20"/>
          <w:szCs w:val="20"/>
        </w:rPr>
      </w:pPr>
      <w:ins w:id="110" w:author="JULIA ISABEL ROBERTO" w:date="2022-05-19T15:41:00Z">
        <w:r>
          <w:rPr>
            <w:sz w:val="20"/>
            <w:szCs w:val="20"/>
          </w:rPr>
          <w:t>Se</w:t>
        </w:r>
      </w:ins>
      <w:del w:id="111" w:author="JULIA ISABEL ROBERTO" w:date="2022-05-19T15:41:00Z">
        <w:r w:rsidR="0046407F" w:rsidDel="00A4612D">
          <w:rPr>
            <w:sz w:val="20"/>
            <w:szCs w:val="20"/>
          </w:rPr>
          <w:delText>Los</w:delText>
        </w:r>
      </w:del>
      <w:r w:rsidR="0046407F">
        <w:rPr>
          <w:sz w:val="20"/>
          <w:szCs w:val="20"/>
        </w:rPr>
        <w:t xml:space="preserve"> invita</w:t>
      </w:r>
      <w:del w:id="112" w:author="JULIA ISABEL ROBERTO" w:date="2022-05-19T15:41:00Z">
        <w:r w:rsidR="0046407F" w:rsidDel="00A4612D">
          <w:rPr>
            <w:sz w:val="20"/>
            <w:szCs w:val="20"/>
          </w:rPr>
          <w:delText>mos</w:delText>
        </w:r>
      </w:del>
      <w:r w:rsidR="0046407F">
        <w:rPr>
          <w:sz w:val="20"/>
          <w:szCs w:val="20"/>
        </w:rPr>
        <w:t xml:space="preserve"> a ver el siguiente video</w:t>
      </w:r>
      <w:del w:id="113" w:author="JULIA ISABEL ROBERTO" w:date="2022-05-19T15:41:00Z">
        <w:r w:rsidR="0046407F" w:rsidDel="00A4612D">
          <w:rPr>
            <w:sz w:val="20"/>
            <w:szCs w:val="20"/>
          </w:rPr>
          <w:delText>,</w:delText>
        </w:r>
      </w:del>
      <w:r w:rsidR="0046407F">
        <w:rPr>
          <w:sz w:val="20"/>
          <w:szCs w:val="20"/>
        </w:rPr>
        <w:t xml:space="preserve"> para conocer algunas recomendaciones para la retención de clientes:</w:t>
      </w:r>
    </w:p>
    <w:tbl>
      <w:tblPr>
        <w:tblStyle w:val="aff3"/>
        <w:tblW w:w="9962" w:type="dxa"/>
        <w:tblInd w:w="0" w:type="dxa"/>
        <w:tblLayout w:type="fixed"/>
        <w:tblLook w:val="0400" w:firstRow="0" w:lastRow="0" w:firstColumn="0" w:lastColumn="0" w:noHBand="0" w:noVBand="1"/>
      </w:tblPr>
      <w:tblGrid>
        <w:gridCol w:w="9962"/>
      </w:tblGrid>
      <w:tr w:rsidR="00F802DC" w14:paraId="6B1A0478" w14:textId="77777777">
        <w:trPr>
          <w:trHeight w:val="1020"/>
        </w:trPr>
        <w:tc>
          <w:tcPr>
            <w:tcW w:w="9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000069" w14:textId="77777777" w:rsidR="00F802DC" w:rsidRDefault="00F802DC">
            <w:pPr>
              <w:spacing w:after="120"/>
              <w:jc w:val="center"/>
              <w:rPr>
                <w:b w:val="0"/>
                <w:color w:val="000000"/>
                <w:sz w:val="20"/>
                <w:szCs w:val="20"/>
              </w:rPr>
            </w:pPr>
          </w:p>
          <w:p w14:paraId="0000006A" w14:textId="77777777" w:rsidR="00F802DC" w:rsidRDefault="004C6BAC">
            <w:pPr>
              <w:spacing w:after="120"/>
              <w:jc w:val="center"/>
              <w:rPr>
                <w:color w:val="000000"/>
                <w:sz w:val="20"/>
                <w:szCs w:val="20"/>
              </w:rPr>
            </w:pPr>
            <w:sdt>
              <w:sdtPr>
                <w:tag w:val="goog_rdk_7"/>
                <w:id w:val="1856224547"/>
              </w:sdtPr>
              <w:sdtEndPr/>
              <w:sdtContent>
                <w:commentRangeStart w:id="114"/>
              </w:sdtContent>
            </w:sdt>
            <w:r w:rsidR="0046407F">
              <w:t>Fidelización de clientes</w:t>
            </w:r>
            <w:commentRangeEnd w:id="114"/>
            <w:r w:rsidR="0046407F">
              <w:commentReference w:id="114"/>
            </w:r>
          </w:p>
        </w:tc>
      </w:tr>
    </w:tbl>
    <w:p w14:paraId="0000006B" w14:textId="77777777" w:rsidR="00F802DC" w:rsidRDefault="00F802DC">
      <w:pPr>
        <w:rPr>
          <w:b/>
          <w:sz w:val="20"/>
          <w:szCs w:val="20"/>
        </w:rPr>
      </w:pPr>
    </w:p>
    <w:p w14:paraId="0000006C" w14:textId="5142931F" w:rsidR="00F802DC" w:rsidDel="00A4612D" w:rsidRDefault="00F802DC">
      <w:pPr>
        <w:spacing w:line="360" w:lineRule="auto"/>
        <w:jc w:val="both"/>
        <w:rPr>
          <w:del w:id="115" w:author="JULIA ISABEL ROBERTO" w:date="2022-05-19T15:41:00Z"/>
          <w:sz w:val="20"/>
          <w:szCs w:val="20"/>
        </w:rPr>
      </w:pPr>
    </w:p>
    <w:p w14:paraId="0000006D" w14:textId="6A6D67A8" w:rsidR="00F802DC" w:rsidDel="00A4612D" w:rsidRDefault="00F802DC">
      <w:pPr>
        <w:spacing w:line="360" w:lineRule="auto"/>
        <w:jc w:val="both"/>
        <w:rPr>
          <w:del w:id="116" w:author="JULIA ISABEL ROBERTO" w:date="2022-05-19T15:41:00Z"/>
          <w:sz w:val="20"/>
          <w:szCs w:val="20"/>
        </w:rPr>
      </w:pPr>
    </w:p>
    <w:p w14:paraId="0000006E" w14:textId="24A1CE71" w:rsidR="00F802DC" w:rsidDel="00A4612D" w:rsidRDefault="00F802DC">
      <w:pPr>
        <w:spacing w:after="160" w:line="259" w:lineRule="auto"/>
        <w:jc w:val="both"/>
        <w:rPr>
          <w:del w:id="117" w:author="JULIA ISABEL ROBERTO" w:date="2022-05-19T15:41:00Z"/>
          <w:sz w:val="20"/>
          <w:szCs w:val="20"/>
        </w:rPr>
      </w:pPr>
    </w:p>
    <w:p w14:paraId="0000006F" w14:textId="77777777" w:rsidR="00F802DC" w:rsidRDefault="0046407F">
      <w:pPr>
        <w:keepNext/>
        <w:keepLines/>
        <w:numPr>
          <w:ilvl w:val="0"/>
          <w:numId w:val="1"/>
        </w:numPr>
        <w:pBdr>
          <w:top w:val="nil"/>
          <w:left w:val="nil"/>
          <w:bottom w:val="nil"/>
          <w:right w:val="nil"/>
          <w:between w:val="nil"/>
        </w:pBdr>
        <w:spacing w:before="40" w:line="360" w:lineRule="auto"/>
        <w:ind w:left="426"/>
        <w:jc w:val="both"/>
        <w:rPr>
          <w:b/>
          <w:color w:val="000000"/>
          <w:sz w:val="20"/>
          <w:szCs w:val="20"/>
        </w:rPr>
      </w:pPr>
      <w:r>
        <w:rPr>
          <w:b/>
          <w:color w:val="000000"/>
          <w:sz w:val="20"/>
          <w:szCs w:val="20"/>
        </w:rPr>
        <w:t>Estrategia de ventas</w:t>
      </w:r>
    </w:p>
    <w:p w14:paraId="00000070" w14:textId="77777777" w:rsidR="00F802DC" w:rsidRDefault="00F802DC">
      <w:pPr>
        <w:spacing w:line="360" w:lineRule="auto"/>
        <w:jc w:val="both"/>
        <w:rPr>
          <w:sz w:val="20"/>
          <w:szCs w:val="20"/>
        </w:rPr>
      </w:pPr>
    </w:p>
    <w:p w14:paraId="00000071" w14:textId="77777777" w:rsidR="00F802DC" w:rsidRDefault="0046407F">
      <w:pPr>
        <w:spacing w:line="360" w:lineRule="auto"/>
        <w:jc w:val="both"/>
        <w:rPr>
          <w:sz w:val="20"/>
          <w:szCs w:val="20"/>
        </w:rPr>
      </w:pPr>
      <w:r>
        <w:rPr>
          <w:sz w:val="20"/>
          <w:szCs w:val="20"/>
        </w:rPr>
        <w:t>La planificación y proyección de toda acción requiere diversos factores</w:t>
      </w:r>
      <w:del w:id="118" w:author="JULIA ISABEL ROBERTO" w:date="2022-05-19T15:41:00Z">
        <w:r w:rsidDel="008166B4">
          <w:rPr>
            <w:sz w:val="20"/>
            <w:szCs w:val="20"/>
          </w:rPr>
          <w:delText>:</w:delText>
        </w:r>
      </w:del>
      <w:r>
        <w:rPr>
          <w:sz w:val="20"/>
          <w:szCs w:val="20"/>
        </w:rPr>
        <w:t>, es importante tanto para un vendedor como para una empresa tener claridad sobre la siguiente información:</w:t>
      </w:r>
    </w:p>
    <w:p w14:paraId="00000072" w14:textId="6CD03A2E" w:rsidR="00F802DC" w:rsidRDefault="004C6BAC">
      <w:pPr>
        <w:numPr>
          <w:ilvl w:val="0"/>
          <w:numId w:val="7"/>
        </w:numPr>
        <w:spacing w:line="360" w:lineRule="auto"/>
        <w:jc w:val="both"/>
        <w:rPr>
          <w:sz w:val="20"/>
          <w:szCs w:val="20"/>
        </w:rPr>
      </w:pPr>
      <w:sdt>
        <w:sdtPr>
          <w:tag w:val="goog_rdk_8"/>
          <w:id w:val="-1068192260"/>
        </w:sdtPr>
        <w:sdtEndPr/>
        <w:sdtContent>
          <w:commentRangeStart w:id="119"/>
        </w:sdtContent>
      </w:sdt>
      <w:ins w:id="120" w:author="JULIA ISABEL ROBERTO" w:date="2022-05-19T15:42:00Z">
        <w:r w:rsidR="00D872EE">
          <w:t>¿</w:t>
        </w:r>
      </w:ins>
      <w:r w:rsidR="0046407F">
        <w:rPr>
          <w:sz w:val="20"/>
          <w:szCs w:val="20"/>
        </w:rPr>
        <w:t>Qué vender</w:t>
      </w:r>
      <w:ins w:id="121" w:author="JULIA ISABEL ROBERTO" w:date="2022-05-19T15:42:00Z">
        <w:r w:rsidR="00D872EE">
          <w:rPr>
            <w:sz w:val="20"/>
            <w:szCs w:val="20"/>
          </w:rPr>
          <w:t>?</w:t>
        </w:r>
      </w:ins>
    </w:p>
    <w:p w14:paraId="00000073" w14:textId="0C38DE6C" w:rsidR="00F802DC" w:rsidRDefault="00D872EE">
      <w:pPr>
        <w:numPr>
          <w:ilvl w:val="0"/>
          <w:numId w:val="7"/>
        </w:numPr>
        <w:spacing w:line="360" w:lineRule="auto"/>
        <w:jc w:val="both"/>
        <w:rPr>
          <w:sz w:val="20"/>
          <w:szCs w:val="20"/>
        </w:rPr>
      </w:pPr>
      <w:ins w:id="122" w:author="JULIA ISABEL ROBERTO" w:date="2022-05-19T15:42:00Z">
        <w:r>
          <w:rPr>
            <w:sz w:val="20"/>
            <w:szCs w:val="20"/>
          </w:rPr>
          <w:t>¿</w:t>
        </w:r>
      </w:ins>
      <w:r w:rsidR="0046407F">
        <w:rPr>
          <w:sz w:val="20"/>
          <w:szCs w:val="20"/>
        </w:rPr>
        <w:t>Cómo se va a vender</w:t>
      </w:r>
      <w:ins w:id="123" w:author="JULIA ISABEL ROBERTO" w:date="2022-05-19T15:42:00Z">
        <w:r>
          <w:rPr>
            <w:sz w:val="20"/>
            <w:szCs w:val="20"/>
          </w:rPr>
          <w:t>?</w:t>
        </w:r>
      </w:ins>
    </w:p>
    <w:p w14:paraId="00000074" w14:textId="6713C7EA" w:rsidR="00F802DC" w:rsidRDefault="00D872EE">
      <w:pPr>
        <w:numPr>
          <w:ilvl w:val="0"/>
          <w:numId w:val="7"/>
        </w:numPr>
        <w:spacing w:line="360" w:lineRule="auto"/>
        <w:jc w:val="both"/>
        <w:rPr>
          <w:sz w:val="20"/>
          <w:szCs w:val="20"/>
        </w:rPr>
      </w:pPr>
      <w:ins w:id="124" w:author="JULIA ISABEL ROBERTO" w:date="2022-05-19T15:42:00Z">
        <w:r>
          <w:rPr>
            <w:sz w:val="20"/>
            <w:szCs w:val="20"/>
          </w:rPr>
          <w:t>¿</w:t>
        </w:r>
      </w:ins>
      <w:r w:rsidR="0046407F">
        <w:rPr>
          <w:sz w:val="20"/>
          <w:szCs w:val="20"/>
        </w:rPr>
        <w:t>Cuándo se venderá</w:t>
      </w:r>
      <w:ins w:id="125" w:author="JULIA ISABEL ROBERTO" w:date="2022-05-19T15:42:00Z">
        <w:r>
          <w:rPr>
            <w:sz w:val="20"/>
            <w:szCs w:val="20"/>
          </w:rPr>
          <w:t>?</w:t>
        </w:r>
      </w:ins>
    </w:p>
    <w:p w14:paraId="00000075" w14:textId="6ED9B2F6" w:rsidR="00F802DC" w:rsidRDefault="0046407F">
      <w:pPr>
        <w:numPr>
          <w:ilvl w:val="0"/>
          <w:numId w:val="7"/>
        </w:numPr>
        <w:spacing w:line="360" w:lineRule="auto"/>
        <w:jc w:val="both"/>
        <w:rPr>
          <w:sz w:val="20"/>
          <w:szCs w:val="20"/>
        </w:rPr>
      </w:pPr>
      <w:r>
        <w:rPr>
          <w:sz w:val="20"/>
          <w:szCs w:val="20"/>
        </w:rPr>
        <w:t>Cada cuánto vender</w:t>
      </w:r>
      <w:ins w:id="126" w:author="JULIA ISABEL ROBERTO" w:date="2022-05-19T15:42:00Z">
        <w:r w:rsidR="00D872EE">
          <w:rPr>
            <w:sz w:val="20"/>
            <w:szCs w:val="20"/>
          </w:rPr>
          <w:t>á</w:t>
        </w:r>
      </w:ins>
      <w:del w:id="127" w:author="JULIA ISABEL ROBERTO" w:date="2022-05-19T15:42:00Z">
        <w:r w:rsidDel="00D872EE">
          <w:rPr>
            <w:sz w:val="20"/>
            <w:szCs w:val="20"/>
          </w:rPr>
          <w:delText>é</w:delText>
        </w:r>
      </w:del>
    </w:p>
    <w:p w14:paraId="00000076" w14:textId="42EF1FC4" w:rsidR="00F802DC" w:rsidRDefault="0046407F">
      <w:pPr>
        <w:numPr>
          <w:ilvl w:val="0"/>
          <w:numId w:val="7"/>
        </w:numPr>
        <w:spacing w:line="360" w:lineRule="auto"/>
        <w:jc w:val="both"/>
        <w:rPr>
          <w:sz w:val="20"/>
          <w:szCs w:val="20"/>
        </w:rPr>
      </w:pPr>
      <w:r>
        <w:rPr>
          <w:sz w:val="20"/>
          <w:szCs w:val="20"/>
        </w:rPr>
        <w:t>A quién le vender</w:t>
      </w:r>
      <w:ins w:id="128" w:author="JULIA ISABEL ROBERTO" w:date="2022-05-19T15:43:00Z">
        <w:r w:rsidR="00D872EE">
          <w:rPr>
            <w:sz w:val="20"/>
            <w:szCs w:val="20"/>
          </w:rPr>
          <w:t>á</w:t>
        </w:r>
      </w:ins>
      <w:del w:id="129" w:author="JULIA ISABEL ROBERTO" w:date="2022-05-19T15:43:00Z">
        <w:r w:rsidDel="00D872EE">
          <w:rPr>
            <w:sz w:val="20"/>
            <w:szCs w:val="20"/>
          </w:rPr>
          <w:delText>é</w:delText>
        </w:r>
      </w:del>
      <w:commentRangeEnd w:id="119"/>
      <w:r>
        <w:commentReference w:id="119"/>
      </w:r>
    </w:p>
    <w:p w14:paraId="00000077" w14:textId="77777777" w:rsidR="00F802DC" w:rsidRDefault="00F802DC">
      <w:pPr>
        <w:spacing w:line="360" w:lineRule="auto"/>
        <w:jc w:val="both"/>
        <w:rPr>
          <w:sz w:val="20"/>
          <w:szCs w:val="20"/>
        </w:rPr>
      </w:pPr>
    </w:p>
    <w:p w14:paraId="00000078" w14:textId="77777777" w:rsidR="00F802DC" w:rsidRDefault="0046407F">
      <w:pPr>
        <w:spacing w:line="360" w:lineRule="auto"/>
        <w:jc w:val="both"/>
        <w:rPr>
          <w:sz w:val="20"/>
          <w:szCs w:val="20"/>
        </w:rPr>
      </w:pPr>
      <w:r>
        <w:rPr>
          <w:sz w:val="20"/>
          <w:szCs w:val="20"/>
        </w:rPr>
        <w:t>Estos interrogantes hacen parte de la estrategia, de allí se desprenden variables como:</w:t>
      </w:r>
    </w:p>
    <w:p w14:paraId="00000079" w14:textId="77777777" w:rsidR="00F802DC" w:rsidRDefault="00F802DC">
      <w:pPr>
        <w:spacing w:line="360" w:lineRule="auto"/>
        <w:ind w:left="720"/>
        <w:jc w:val="both"/>
        <w:rPr>
          <w:sz w:val="20"/>
          <w:szCs w:val="20"/>
        </w:rPr>
      </w:pPr>
    </w:p>
    <w:p w14:paraId="0000007A" w14:textId="77777777" w:rsidR="00F802DC" w:rsidRDefault="004C6BAC">
      <w:pPr>
        <w:spacing w:line="360" w:lineRule="auto"/>
        <w:jc w:val="both"/>
        <w:rPr>
          <w:sz w:val="20"/>
          <w:szCs w:val="20"/>
        </w:rPr>
      </w:pPr>
      <w:sdt>
        <w:sdtPr>
          <w:tag w:val="goog_rdk_9"/>
          <w:id w:val="-604954121"/>
        </w:sdtPr>
        <w:sdtEndPr/>
        <w:sdtContent>
          <w:commentRangeStart w:id="130"/>
        </w:sdtContent>
      </w:sdt>
      <w:r w:rsidR="0046407F">
        <w:rPr>
          <w:noProof/>
          <w:sz w:val="20"/>
          <w:szCs w:val="20"/>
        </w:rPr>
        <w:drawing>
          <wp:inline distT="114300" distB="114300" distL="114300" distR="114300" wp14:anchorId="3C284B42" wp14:editId="70DBF09A">
            <wp:extent cx="3858578" cy="2070137"/>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858578" cy="2070137"/>
                    </a:xfrm>
                    <a:prstGeom prst="rect">
                      <a:avLst/>
                    </a:prstGeom>
                    <a:ln/>
                  </pic:spPr>
                </pic:pic>
              </a:graphicData>
            </a:graphic>
          </wp:inline>
        </w:drawing>
      </w:r>
      <w:commentRangeEnd w:id="130"/>
      <w:r w:rsidR="0046407F">
        <w:commentReference w:id="130"/>
      </w:r>
    </w:p>
    <w:p w14:paraId="0000007B" w14:textId="77777777" w:rsidR="00F802DC" w:rsidRDefault="00F802DC">
      <w:pPr>
        <w:spacing w:line="360" w:lineRule="auto"/>
        <w:ind w:left="720"/>
        <w:jc w:val="both"/>
        <w:rPr>
          <w:sz w:val="20"/>
          <w:szCs w:val="20"/>
        </w:rPr>
      </w:pPr>
    </w:p>
    <w:p w14:paraId="0000007C" w14:textId="27540E6A" w:rsidR="00F802DC" w:rsidRDefault="0046407F">
      <w:pPr>
        <w:spacing w:line="360" w:lineRule="auto"/>
        <w:jc w:val="both"/>
        <w:rPr>
          <w:sz w:val="20"/>
          <w:szCs w:val="20"/>
        </w:rPr>
      </w:pPr>
      <w:r>
        <w:rPr>
          <w:sz w:val="20"/>
          <w:szCs w:val="20"/>
        </w:rPr>
        <w:t>Posterior a conocer las variables</w:t>
      </w:r>
      <w:del w:id="131" w:author="JULIA ISABEL ROBERTO" w:date="2022-05-19T15:43:00Z">
        <w:r w:rsidDel="00132077">
          <w:rPr>
            <w:sz w:val="20"/>
            <w:szCs w:val="20"/>
          </w:rPr>
          <w:delText>,</w:delText>
        </w:r>
      </w:del>
      <w:r>
        <w:rPr>
          <w:sz w:val="20"/>
          <w:szCs w:val="20"/>
        </w:rPr>
        <w:t xml:space="preserve"> es importante resolver los interrogantes, teniendo en cuenta el área de afluencia, la situación económica del entorno</w:t>
      </w:r>
      <w:ins w:id="132" w:author="JULIA ISABEL ROBERTO" w:date="2022-05-19T15:43:00Z">
        <w:r w:rsidR="00132077">
          <w:rPr>
            <w:sz w:val="20"/>
            <w:szCs w:val="20"/>
          </w:rPr>
          <w:t xml:space="preserve"> y</w:t>
        </w:r>
      </w:ins>
      <w:del w:id="133" w:author="JULIA ISABEL ROBERTO" w:date="2022-05-19T15:43:00Z">
        <w:r w:rsidDel="00132077">
          <w:rPr>
            <w:sz w:val="20"/>
            <w:szCs w:val="20"/>
          </w:rPr>
          <w:delText>,</w:delText>
        </w:r>
      </w:del>
      <w:r>
        <w:rPr>
          <w:sz w:val="20"/>
          <w:szCs w:val="20"/>
        </w:rPr>
        <w:t xml:space="preserve"> las costumbres de la zona geográfica. </w:t>
      </w:r>
    </w:p>
    <w:p w14:paraId="0000007D" w14:textId="77777777" w:rsidR="00F802DC" w:rsidRDefault="00F802DC">
      <w:pPr>
        <w:spacing w:line="360" w:lineRule="auto"/>
        <w:jc w:val="both"/>
        <w:rPr>
          <w:sz w:val="20"/>
          <w:szCs w:val="20"/>
        </w:rPr>
      </w:pPr>
    </w:p>
    <w:p w14:paraId="0000007E" w14:textId="77777777" w:rsidR="00F802DC" w:rsidRDefault="0046407F">
      <w:pPr>
        <w:spacing w:line="360" w:lineRule="auto"/>
        <w:jc w:val="both"/>
        <w:rPr>
          <w:sz w:val="20"/>
          <w:szCs w:val="20"/>
        </w:rPr>
      </w:pPr>
      <w:r>
        <w:rPr>
          <w:sz w:val="20"/>
          <w:szCs w:val="20"/>
        </w:rPr>
        <w:t>Por lo general, la estrategia es construida desde los equipos estratégicos comerciales de cada organización</w:t>
      </w:r>
      <w:del w:id="134" w:author="JULIA ISABEL ROBERTO" w:date="2022-05-19T15:43:00Z">
        <w:r w:rsidDel="008A5697">
          <w:rPr>
            <w:sz w:val="20"/>
            <w:szCs w:val="20"/>
          </w:rPr>
          <w:delText>,</w:delText>
        </w:r>
      </w:del>
      <w:r>
        <w:rPr>
          <w:sz w:val="20"/>
          <w:szCs w:val="20"/>
        </w:rPr>
        <w:t xml:space="preserve"> mediante investigaciones de mercado, donde el insumo principal es conocer el perfil del cliente, su comportamiento, preferencias y costumbres del entorno. La gran mayoría de esta información es suministrada por los vendedores, porque son ellos los que tienen el contacto directo con el cliente.</w:t>
      </w:r>
    </w:p>
    <w:p w14:paraId="0000007F" w14:textId="77777777" w:rsidR="00F802DC" w:rsidRDefault="0046407F">
      <w:pPr>
        <w:spacing w:line="360" w:lineRule="auto"/>
        <w:jc w:val="both"/>
        <w:rPr>
          <w:sz w:val="20"/>
          <w:szCs w:val="20"/>
        </w:rPr>
      </w:pPr>
      <w:r>
        <w:rPr>
          <w:sz w:val="20"/>
          <w:szCs w:val="20"/>
        </w:rPr>
        <w:t xml:space="preserve"> </w:t>
      </w:r>
    </w:p>
    <w:p w14:paraId="00000080" w14:textId="40B8D663" w:rsidR="00F802DC" w:rsidRDefault="0046407F">
      <w:pPr>
        <w:spacing w:line="360" w:lineRule="auto"/>
        <w:jc w:val="both"/>
        <w:rPr>
          <w:ins w:id="135" w:author="JULIA ISABEL ROBERTO" w:date="2022-05-19T15:47:00Z"/>
          <w:sz w:val="20"/>
          <w:szCs w:val="20"/>
        </w:rPr>
      </w:pPr>
      <w:r>
        <w:rPr>
          <w:sz w:val="20"/>
          <w:szCs w:val="20"/>
        </w:rPr>
        <w:t>Por lo anterior, las estrategias de ventas son flexibles a varios factores, es más, hay vendedores que</w:t>
      </w:r>
      <w:del w:id="136" w:author="JULIA ISABEL ROBERTO" w:date="2022-05-19T15:46:00Z">
        <w:r w:rsidDel="006A2560">
          <w:rPr>
            <w:sz w:val="20"/>
            <w:szCs w:val="20"/>
          </w:rPr>
          <w:delText>,</w:delText>
        </w:r>
      </w:del>
      <w:r>
        <w:rPr>
          <w:sz w:val="20"/>
          <w:szCs w:val="20"/>
        </w:rPr>
        <w:t xml:space="preserve"> gracias a su experiencia y talento, van adaptando la estrategia comercial de la empresa, más valores agregados que el mismo vendedor suma al proceso de venta, generando un factor diferencial a favor de sus metas comerciales.</w:t>
      </w:r>
    </w:p>
    <w:p w14:paraId="0E055D19" w14:textId="77777777" w:rsidR="006A2560" w:rsidRDefault="006A2560">
      <w:pPr>
        <w:spacing w:line="360" w:lineRule="auto"/>
        <w:jc w:val="both"/>
        <w:rPr>
          <w:sz w:val="20"/>
          <w:szCs w:val="20"/>
        </w:rPr>
      </w:pPr>
    </w:p>
    <w:p w14:paraId="00000081" w14:textId="77777777" w:rsidR="00F802DC" w:rsidRDefault="0046407F">
      <w:pPr>
        <w:spacing w:line="360" w:lineRule="auto"/>
        <w:jc w:val="both"/>
        <w:rPr>
          <w:sz w:val="20"/>
          <w:szCs w:val="20"/>
        </w:rPr>
      </w:pPr>
      <w:r>
        <w:rPr>
          <w:sz w:val="20"/>
          <w:szCs w:val="20"/>
        </w:rPr>
        <w:t>Vender con estrategia de venta</w:t>
      </w:r>
      <w:del w:id="137" w:author="JULIA ISABEL ROBERTO" w:date="2022-05-19T15:47:00Z">
        <w:r w:rsidDel="006A2560">
          <w:rPr>
            <w:sz w:val="20"/>
            <w:szCs w:val="20"/>
          </w:rPr>
          <w:delText>,</w:delText>
        </w:r>
      </w:del>
      <w:r>
        <w:rPr>
          <w:sz w:val="20"/>
          <w:szCs w:val="20"/>
        </w:rPr>
        <w:t xml:space="preserve"> permite evitar la improvisación y garantiza acertar con productos que satisfagan a los clientes. </w:t>
      </w:r>
    </w:p>
    <w:p w14:paraId="00000082" w14:textId="77777777" w:rsidR="00F802DC" w:rsidRDefault="00F802DC">
      <w:pPr>
        <w:spacing w:line="360" w:lineRule="auto"/>
        <w:jc w:val="both"/>
        <w:rPr>
          <w:sz w:val="20"/>
          <w:szCs w:val="20"/>
        </w:rPr>
      </w:pPr>
    </w:p>
    <w:p w14:paraId="00000083" w14:textId="0DB57555" w:rsidR="00F802DC" w:rsidDel="00FC1AFD" w:rsidRDefault="00F802DC">
      <w:pPr>
        <w:jc w:val="both"/>
        <w:rPr>
          <w:del w:id="138" w:author="JULIA ISABEL ROBERTO" w:date="2022-05-19T15:47:00Z"/>
          <w:sz w:val="20"/>
          <w:szCs w:val="20"/>
        </w:rPr>
      </w:pPr>
    </w:p>
    <w:p w14:paraId="00000084" w14:textId="77777777" w:rsidR="00F802DC" w:rsidRDefault="0046407F">
      <w:pPr>
        <w:keepNext/>
        <w:keepLines/>
        <w:numPr>
          <w:ilvl w:val="1"/>
          <w:numId w:val="1"/>
        </w:numPr>
        <w:pBdr>
          <w:top w:val="nil"/>
          <w:left w:val="nil"/>
          <w:bottom w:val="nil"/>
          <w:right w:val="nil"/>
          <w:between w:val="nil"/>
        </w:pBdr>
        <w:spacing w:before="40" w:line="360" w:lineRule="auto"/>
        <w:ind w:left="709"/>
        <w:jc w:val="both"/>
        <w:rPr>
          <w:b/>
          <w:color w:val="000000"/>
          <w:sz w:val="20"/>
          <w:szCs w:val="20"/>
        </w:rPr>
      </w:pPr>
      <w:r>
        <w:rPr>
          <w:b/>
          <w:color w:val="000000"/>
          <w:sz w:val="20"/>
          <w:szCs w:val="20"/>
        </w:rPr>
        <w:t>Estructura</w:t>
      </w:r>
    </w:p>
    <w:p w14:paraId="00000085" w14:textId="685FFBC1" w:rsidR="00F802DC" w:rsidRDefault="0046407F">
      <w:pPr>
        <w:spacing w:line="360" w:lineRule="auto"/>
        <w:jc w:val="both"/>
        <w:rPr>
          <w:sz w:val="20"/>
          <w:szCs w:val="20"/>
        </w:rPr>
      </w:pPr>
      <w:del w:id="139" w:author="JULIA ISABEL ROBERTO" w:date="2022-05-19T15:47:00Z">
        <w:r w:rsidDel="00FC1AFD">
          <w:rPr>
            <w:sz w:val="20"/>
            <w:szCs w:val="20"/>
          </w:rPr>
          <w:delText>La estructura e</w:delText>
        </w:r>
      </w:del>
      <w:ins w:id="140" w:author="JULIA ISABEL ROBERTO" w:date="2022-05-19T15:47:00Z">
        <w:r w:rsidR="00FC1AFD">
          <w:rPr>
            <w:sz w:val="20"/>
            <w:szCs w:val="20"/>
          </w:rPr>
          <w:t>Es</w:t>
        </w:r>
      </w:ins>
      <w:del w:id="141" w:author="JULIA ISABEL ROBERTO" w:date="2022-05-19T15:47:00Z">
        <w:r w:rsidDel="00FC1AFD">
          <w:rPr>
            <w:sz w:val="20"/>
            <w:szCs w:val="20"/>
          </w:rPr>
          <w:delText>n</w:delText>
        </w:r>
      </w:del>
      <w:r>
        <w:rPr>
          <w:sz w:val="20"/>
          <w:szCs w:val="20"/>
        </w:rPr>
        <w:t xml:space="preserve"> una estrategia de ventas</w:t>
      </w:r>
      <w:ins w:id="142" w:author="JULIA ISABEL ROBERTO" w:date="2022-05-19T15:47:00Z">
        <w:r w:rsidR="00FC1AFD">
          <w:rPr>
            <w:sz w:val="20"/>
            <w:szCs w:val="20"/>
          </w:rPr>
          <w:t xml:space="preserve"> que </w:t>
        </w:r>
      </w:ins>
      <w:del w:id="143" w:author="JULIA ISABEL ROBERTO" w:date="2022-05-19T15:47:00Z">
        <w:r w:rsidDel="00FC1AFD">
          <w:rPr>
            <w:sz w:val="20"/>
            <w:szCs w:val="20"/>
          </w:rPr>
          <w:delText xml:space="preserve">, </w:delText>
        </w:r>
      </w:del>
      <w:r>
        <w:rPr>
          <w:sz w:val="20"/>
          <w:szCs w:val="20"/>
        </w:rPr>
        <w:t>permitirá plasmar la información para poder concretar un plan a seguir. Las estrategias de ventas deberían establecer prioridades claras que todos entiend</w:t>
      </w:r>
      <w:ins w:id="144" w:author="JULIA ISABEL ROBERTO" w:date="2022-05-19T16:58:00Z">
        <w:r w:rsidR="00D839DF">
          <w:rPr>
            <w:sz w:val="20"/>
            <w:szCs w:val="20"/>
          </w:rPr>
          <w:t>a</w:t>
        </w:r>
      </w:ins>
      <w:del w:id="145" w:author="JULIA ISABEL ROBERTO" w:date="2022-05-19T16:58:00Z">
        <w:r w:rsidDel="00D839DF">
          <w:rPr>
            <w:sz w:val="20"/>
            <w:szCs w:val="20"/>
          </w:rPr>
          <w:delText>e</w:delText>
        </w:r>
      </w:del>
      <w:r>
        <w:rPr>
          <w:sz w:val="20"/>
          <w:szCs w:val="20"/>
        </w:rPr>
        <w:t xml:space="preserve">n, aportar directrices qué seguir y marcar unos objetivos </w:t>
      </w:r>
      <w:ins w:id="146" w:author="JULIA ISABEL ROBERTO" w:date="2022-05-19T16:59:00Z">
        <w:r w:rsidR="00D839DF">
          <w:rPr>
            <w:sz w:val="20"/>
            <w:szCs w:val="20"/>
          </w:rPr>
          <w:t>para</w:t>
        </w:r>
      </w:ins>
      <w:del w:id="147" w:author="JULIA ISABEL ROBERTO" w:date="2022-05-19T16:59:00Z">
        <w:r w:rsidDel="00D839DF">
          <w:rPr>
            <w:sz w:val="20"/>
            <w:szCs w:val="20"/>
          </w:rPr>
          <w:delText>hacia los qué</w:delText>
        </w:r>
      </w:del>
      <w:r>
        <w:rPr>
          <w:sz w:val="20"/>
          <w:szCs w:val="20"/>
        </w:rPr>
        <w:t xml:space="preserve"> avanzar (Pérez, 2018).</w:t>
      </w:r>
    </w:p>
    <w:p w14:paraId="00000086" w14:textId="77777777" w:rsidR="00F802DC" w:rsidRDefault="00F802DC">
      <w:pPr>
        <w:spacing w:line="360" w:lineRule="auto"/>
        <w:jc w:val="both"/>
        <w:rPr>
          <w:sz w:val="20"/>
          <w:szCs w:val="20"/>
        </w:rPr>
      </w:pPr>
    </w:p>
    <w:p w14:paraId="00000087" w14:textId="753A8830" w:rsidR="00F802DC" w:rsidRDefault="0046407F">
      <w:pPr>
        <w:spacing w:line="360" w:lineRule="auto"/>
        <w:jc w:val="both"/>
        <w:rPr>
          <w:sz w:val="20"/>
          <w:szCs w:val="20"/>
        </w:rPr>
      </w:pPr>
      <w:r>
        <w:rPr>
          <w:sz w:val="20"/>
          <w:szCs w:val="20"/>
        </w:rPr>
        <w:t>A la hora de estructurar una estrategia</w:t>
      </w:r>
      <w:del w:id="148" w:author="JULIA ISABEL ROBERTO" w:date="2022-05-19T16:59:00Z">
        <w:r w:rsidDel="008A4995">
          <w:rPr>
            <w:sz w:val="20"/>
            <w:szCs w:val="20"/>
          </w:rPr>
          <w:delText>,</w:delText>
        </w:r>
      </w:del>
      <w:r>
        <w:rPr>
          <w:sz w:val="20"/>
          <w:szCs w:val="20"/>
        </w:rPr>
        <w:t xml:space="preserve"> se recomienda definir cinco elementos importantes que tendrán por finalidad lograr el incremento de </w:t>
      </w:r>
      <w:ins w:id="149" w:author="JULIA ISABEL ROBERTO" w:date="2022-05-19T16:59:00Z">
        <w:r w:rsidR="008A4995">
          <w:rPr>
            <w:sz w:val="20"/>
            <w:szCs w:val="20"/>
          </w:rPr>
          <w:t xml:space="preserve">las </w:t>
        </w:r>
      </w:ins>
      <w:r>
        <w:rPr>
          <w:sz w:val="20"/>
          <w:szCs w:val="20"/>
        </w:rPr>
        <w:t>ventas:</w:t>
      </w:r>
    </w:p>
    <w:p w14:paraId="00000088" w14:textId="77777777" w:rsidR="00F802DC" w:rsidRDefault="00F802DC">
      <w:pPr>
        <w:spacing w:line="360" w:lineRule="auto"/>
        <w:jc w:val="both"/>
        <w:rPr>
          <w:sz w:val="20"/>
          <w:szCs w:val="20"/>
        </w:rPr>
      </w:pPr>
    </w:p>
    <w:tbl>
      <w:tblPr>
        <w:tblStyle w:val="aff4"/>
        <w:tblW w:w="9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8"/>
      </w:tblGrid>
      <w:tr w:rsidR="00F802DC" w14:paraId="78394081" w14:textId="77777777">
        <w:trPr>
          <w:jc w:val="center"/>
        </w:trPr>
        <w:tc>
          <w:tcPr>
            <w:tcW w:w="9258" w:type="dxa"/>
            <w:shd w:val="clear" w:color="auto" w:fill="E36C09"/>
          </w:tcPr>
          <w:p w14:paraId="00000089" w14:textId="77777777" w:rsidR="00F802DC" w:rsidRDefault="00F802DC">
            <w:pPr>
              <w:spacing w:after="120"/>
              <w:ind w:left="283"/>
              <w:jc w:val="both"/>
              <w:rPr>
                <w:color w:val="FFFFFF"/>
                <w:sz w:val="20"/>
                <w:szCs w:val="20"/>
              </w:rPr>
            </w:pPr>
          </w:p>
          <w:p w14:paraId="0000008A" w14:textId="77777777" w:rsidR="00F802DC" w:rsidRDefault="0046407F">
            <w:pPr>
              <w:spacing w:after="120"/>
              <w:ind w:left="283"/>
              <w:jc w:val="center"/>
              <w:rPr>
                <w:color w:val="FFFFFF"/>
                <w:sz w:val="20"/>
                <w:szCs w:val="20"/>
              </w:rPr>
            </w:pPr>
            <w:proofErr w:type="spellStart"/>
            <w:r>
              <w:rPr>
                <w:color w:val="FFFFFF"/>
                <w:sz w:val="20"/>
                <w:szCs w:val="20"/>
              </w:rPr>
              <w:t>Linea_de_tiempo_B</w:t>
            </w:r>
            <w:proofErr w:type="spellEnd"/>
          </w:p>
          <w:p w14:paraId="0000008B" w14:textId="77777777" w:rsidR="00F802DC" w:rsidRDefault="004C6BAC">
            <w:pPr>
              <w:spacing w:after="120"/>
              <w:jc w:val="center"/>
              <w:rPr>
                <w:color w:val="FFFFFF"/>
                <w:sz w:val="20"/>
                <w:szCs w:val="20"/>
              </w:rPr>
            </w:pPr>
            <w:sdt>
              <w:sdtPr>
                <w:tag w:val="goog_rdk_10"/>
                <w:id w:val="133768297"/>
              </w:sdtPr>
              <w:sdtEndPr/>
              <w:sdtContent>
                <w:commentRangeStart w:id="150"/>
              </w:sdtContent>
            </w:sdt>
            <w:r w:rsidR="0046407F">
              <w:rPr>
                <w:color w:val="FFFFFF"/>
                <w:sz w:val="20"/>
                <w:szCs w:val="20"/>
              </w:rPr>
              <w:t>CF002_2_1_estructura</w:t>
            </w:r>
            <w:commentRangeEnd w:id="150"/>
            <w:r w:rsidR="0046407F">
              <w:commentReference w:id="150"/>
            </w:r>
          </w:p>
          <w:p w14:paraId="0000008C" w14:textId="77777777" w:rsidR="00F802DC" w:rsidRDefault="00F802DC">
            <w:pPr>
              <w:spacing w:after="120"/>
              <w:jc w:val="both"/>
              <w:rPr>
                <w:color w:val="231F20"/>
                <w:sz w:val="20"/>
                <w:szCs w:val="20"/>
              </w:rPr>
            </w:pPr>
          </w:p>
        </w:tc>
      </w:tr>
    </w:tbl>
    <w:p w14:paraId="0000008D" w14:textId="77777777" w:rsidR="00F802DC" w:rsidRDefault="00F802DC">
      <w:pPr>
        <w:spacing w:line="360" w:lineRule="auto"/>
        <w:jc w:val="both"/>
        <w:rPr>
          <w:sz w:val="20"/>
          <w:szCs w:val="20"/>
        </w:rPr>
      </w:pPr>
    </w:p>
    <w:p w14:paraId="0000008E" w14:textId="46671B43" w:rsidR="00F802DC" w:rsidRDefault="0046407F">
      <w:pPr>
        <w:spacing w:line="360" w:lineRule="auto"/>
        <w:jc w:val="both"/>
        <w:rPr>
          <w:sz w:val="20"/>
          <w:szCs w:val="20"/>
        </w:rPr>
      </w:pPr>
      <w:r>
        <w:rPr>
          <w:sz w:val="20"/>
          <w:szCs w:val="20"/>
        </w:rPr>
        <w:t>Lo anterior</w:t>
      </w:r>
      <w:del w:id="151" w:author="JULIA ISABEL ROBERTO" w:date="2022-05-19T16:59:00Z">
        <w:r w:rsidDel="008A4995">
          <w:rPr>
            <w:sz w:val="20"/>
            <w:szCs w:val="20"/>
          </w:rPr>
          <w:delText>,</w:delText>
        </w:r>
      </w:del>
      <w:r>
        <w:rPr>
          <w:sz w:val="20"/>
          <w:szCs w:val="20"/>
        </w:rPr>
        <w:t xml:space="preserve"> recalca que es el vendedor la persona más importante para la organización dentro del proceso de ventas.</w:t>
      </w:r>
      <w:r>
        <w:rPr>
          <w:sz w:val="20"/>
          <w:szCs w:val="20"/>
          <w:highlight w:val="white"/>
        </w:rPr>
        <w:t xml:space="preserve"> Es por ello </w:t>
      </w:r>
      <w:proofErr w:type="gramStart"/>
      <w:r>
        <w:rPr>
          <w:sz w:val="20"/>
          <w:szCs w:val="20"/>
          <w:highlight w:val="white"/>
        </w:rPr>
        <w:t>q</w:t>
      </w:r>
      <w:r>
        <w:rPr>
          <w:sz w:val="20"/>
          <w:szCs w:val="20"/>
        </w:rPr>
        <w:t>ue</w:t>
      </w:r>
      <w:proofErr w:type="gramEnd"/>
      <w:del w:id="152" w:author="JULIA ISABEL ROBERTO" w:date="2022-05-19T16:59:00Z">
        <w:r w:rsidDel="0095475F">
          <w:rPr>
            <w:sz w:val="20"/>
            <w:szCs w:val="20"/>
          </w:rPr>
          <w:delText>,</w:delText>
        </w:r>
      </w:del>
      <w:r>
        <w:rPr>
          <w:sz w:val="20"/>
          <w:szCs w:val="20"/>
        </w:rPr>
        <w:t xml:space="preserve"> una vez tomada la decisión de ser vendedor de juegos de suerte y azar</w:t>
      </w:r>
      <w:del w:id="153" w:author="JULIA ISABEL ROBERTO" w:date="2022-05-19T16:59:00Z">
        <w:r w:rsidDel="0095475F">
          <w:rPr>
            <w:sz w:val="20"/>
            <w:szCs w:val="20"/>
          </w:rPr>
          <w:delText>,</w:delText>
        </w:r>
      </w:del>
      <w:r>
        <w:rPr>
          <w:sz w:val="20"/>
          <w:szCs w:val="20"/>
        </w:rPr>
        <w:t xml:space="preserve"> inicia un proceso de mejoramiento continuo y </w:t>
      </w:r>
      <w:ins w:id="154" w:author="JULIA ISABEL ROBERTO" w:date="2022-05-19T16:59:00Z">
        <w:r w:rsidR="0095475F">
          <w:rPr>
            <w:sz w:val="20"/>
            <w:szCs w:val="20"/>
          </w:rPr>
          <w:t xml:space="preserve">de </w:t>
        </w:r>
      </w:ins>
      <w:r>
        <w:rPr>
          <w:sz w:val="20"/>
          <w:szCs w:val="20"/>
        </w:rPr>
        <w:t xml:space="preserve">aprendizaje permanente, porque cada experiencia, cada venta, permitirá perfeccionar la próxima oportunidad con el cliente. En ese sentido </w:t>
      </w:r>
      <w:r>
        <w:rPr>
          <w:sz w:val="20"/>
          <w:szCs w:val="20"/>
        </w:rPr>
        <w:lastRenderedPageBreak/>
        <w:t xml:space="preserve">es importante trabajar con </w:t>
      </w:r>
      <w:ins w:id="155" w:author="JULIA ISABEL ROBERTO" w:date="2022-05-19T17:00:00Z">
        <w:r w:rsidR="00095F81">
          <w:rPr>
            <w:sz w:val="20"/>
            <w:szCs w:val="20"/>
          </w:rPr>
          <w:t xml:space="preserve">una </w:t>
        </w:r>
      </w:ins>
      <w:r>
        <w:rPr>
          <w:sz w:val="20"/>
          <w:szCs w:val="20"/>
        </w:rPr>
        <w:t>estrategia de venta, para reducir la incertidumbre y aumentar la posibilidad de</w:t>
      </w:r>
      <w:del w:id="156" w:author="JULIA ISABEL ROBERTO" w:date="2022-05-19T17:00:00Z">
        <w:r w:rsidDel="000F1D48">
          <w:rPr>
            <w:sz w:val="20"/>
            <w:szCs w:val="20"/>
          </w:rPr>
          <w:delText>l</w:delText>
        </w:r>
      </w:del>
      <w:r>
        <w:rPr>
          <w:sz w:val="20"/>
          <w:szCs w:val="20"/>
        </w:rPr>
        <w:t xml:space="preserve"> éxito. </w:t>
      </w:r>
    </w:p>
    <w:p w14:paraId="0000008F" w14:textId="77777777" w:rsidR="00F802DC" w:rsidRDefault="00F802DC">
      <w:pPr>
        <w:spacing w:line="360" w:lineRule="auto"/>
        <w:jc w:val="both"/>
        <w:rPr>
          <w:sz w:val="20"/>
          <w:szCs w:val="20"/>
        </w:rPr>
      </w:pPr>
    </w:p>
    <w:p w14:paraId="00000090" w14:textId="014A3DC3" w:rsidR="00F802DC" w:rsidRDefault="0046407F">
      <w:pPr>
        <w:keepNext/>
        <w:keepLines/>
        <w:numPr>
          <w:ilvl w:val="1"/>
          <w:numId w:val="1"/>
        </w:numPr>
        <w:pBdr>
          <w:top w:val="nil"/>
          <w:left w:val="nil"/>
          <w:bottom w:val="nil"/>
          <w:right w:val="nil"/>
          <w:between w:val="nil"/>
        </w:pBdr>
        <w:spacing w:before="40" w:line="360" w:lineRule="auto"/>
        <w:ind w:left="709"/>
        <w:jc w:val="both"/>
        <w:rPr>
          <w:b/>
          <w:color w:val="000000"/>
          <w:sz w:val="20"/>
          <w:szCs w:val="20"/>
        </w:rPr>
      </w:pPr>
      <w:r>
        <w:rPr>
          <w:b/>
          <w:color w:val="000000"/>
          <w:sz w:val="20"/>
          <w:szCs w:val="20"/>
        </w:rPr>
        <w:t xml:space="preserve">Claves para definir </w:t>
      </w:r>
      <w:ins w:id="157" w:author="JULIA ISABEL ROBERTO" w:date="2022-05-19T17:00:00Z">
        <w:r w:rsidR="000F1D48">
          <w:rPr>
            <w:b/>
            <w:color w:val="000000"/>
            <w:sz w:val="20"/>
            <w:szCs w:val="20"/>
          </w:rPr>
          <w:t xml:space="preserve">la </w:t>
        </w:r>
      </w:ins>
      <w:r>
        <w:rPr>
          <w:b/>
          <w:color w:val="000000"/>
          <w:sz w:val="20"/>
          <w:szCs w:val="20"/>
        </w:rPr>
        <w:t>estrategia</w:t>
      </w:r>
    </w:p>
    <w:p w14:paraId="00000091" w14:textId="77777777" w:rsidR="00F802DC" w:rsidRDefault="00F802DC">
      <w:pPr>
        <w:spacing w:line="360" w:lineRule="auto"/>
        <w:jc w:val="both"/>
        <w:rPr>
          <w:sz w:val="20"/>
          <w:szCs w:val="20"/>
        </w:rPr>
      </w:pPr>
    </w:p>
    <w:p w14:paraId="00000092" w14:textId="2DE1DC2D" w:rsidR="00F802DC" w:rsidRDefault="0046407F">
      <w:pPr>
        <w:spacing w:line="360" w:lineRule="auto"/>
        <w:jc w:val="both"/>
        <w:rPr>
          <w:sz w:val="20"/>
          <w:szCs w:val="20"/>
        </w:rPr>
      </w:pPr>
      <w:r>
        <w:rPr>
          <w:sz w:val="20"/>
          <w:szCs w:val="20"/>
        </w:rPr>
        <w:t>Una vez el vendedor esté vinculado con una empresa comercializadora de juegos de suerte y azar</w:t>
      </w:r>
      <w:del w:id="158" w:author="JULIA ISABEL ROBERTO" w:date="2022-05-19T17:00:00Z">
        <w:r w:rsidDel="00DE208F">
          <w:rPr>
            <w:sz w:val="20"/>
            <w:szCs w:val="20"/>
          </w:rPr>
          <w:delText>,</w:delText>
        </w:r>
      </w:del>
      <w:r>
        <w:rPr>
          <w:sz w:val="20"/>
          <w:szCs w:val="20"/>
        </w:rPr>
        <w:t xml:space="preserve"> se requiere estar atento a las recomendaciones y estrategias sugeridas por la red de apuestas</w:t>
      </w:r>
      <w:ins w:id="159" w:author="JULIA ISABEL ROBERTO" w:date="2022-05-19T17:00:00Z">
        <w:r w:rsidR="00DE208F">
          <w:rPr>
            <w:sz w:val="20"/>
            <w:szCs w:val="20"/>
          </w:rPr>
          <w:t xml:space="preserve">; </w:t>
        </w:r>
      </w:ins>
      <w:del w:id="160" w:author="JULIA ISABEL ROBERTO" w:date="2022-05-19T17:00:00Z">
        <w:r w:rsidDel="00DE208F">
          <w:rPr>
            <w:sz w:val="20"/>
            <w:szCs w:val="20"/>
          </w:rPr>
          <w:delText xml:space="preserve">, </w:delText>
        </w:r>
      </w:del>
      <w:r>
        <w:rPr>
          <w:sz w:val="20"/>
          <w:szCs w:val="20"/>
        </w:rPr>
        <w:t>no obstante, el vendedor como individuo</w:t>
      </w:r>
      <w:del w:id="161" w:author="JULIA ISABEL ROBERTO" w:date="2022-05-19T17:00:00Z">
        <w:r w:rsidDel="00131647">
          <w:rPr>
            <w:sz w:val="20"/>
            <w:szCs w:val="20"/>
          </w:rPr>
          <w:delText>,</w:delText>
        </w:r>
      </w:del>
      <w:r>
        <w:rPr>
          <w:sz w:val="20"/>
          <w:szCs w:val="20"/>
        </w:rPr>
        <w:t xml:space="preserve"> debe convertirse en un emprendedor de su punto de venta y para concretar su estrategia</w:t>
      </w:r>
      <w:del w:id="162" w:author="JULIA ISABEL ROBERTO" w:date="2022-05-19T17:00:00Z">
        <w:r w:rsidDel="00131647">
          <w:rPr>
            <w:sz w:val="20"/>
            <w:szCs w:val="20"/>
          </w:rPr>
          <w:delText>,</w:delText>
        </w:r>
      </w:del>
      <w:r>
        <w:rPr>
          <w:sz w:val="20"/>
          <w:szCs w:val="20"/>
        </w:rPr>
        <w:t xml:space="preserve"> se recomienda tener elementos clave</w:t>
      </w:r>
      <w:del w:id="163" w:author="JULIA ISABEL ROBERTO" w:date="2022-05-19T17:00:00Z">
        <w:r w:rsidDel="009B5463">
          <w:rPr>
            <w:sz w:val="20"/>
            <w:szCs w:val="20"/>
          </w:rPr>
          <w:delText>s</w:delText>
        </w:r>
      </w:del>
      <w:r>
        <w:rPr>
          <w:sz w:val="20"/>
          <w:szCs w:val="20"/>
        </w:rPr>
        <w:t xml:space="preserve"> definidos más adelante.</w:t>
      </w:r>
    </w:p>
    <w:p w14:paraId="00000093" w14:textId="77777777" w:rsidR="00F802DC" w:rsidRDefault="00F802DC">
      <w:pPr>
        <w:spacing w:line="360" w:lineRule="auto"/>
        <w:jc w:val="both"/>
        <w:rPr>
          <w:sz w:val="20"/>
          <w:szCs w:val="20"/>
        </w:rPr>
      </w:pPr>
    </w:p>
    <w:p w14:paraId="00000094" w14:textId="21805910" w:rsidR="00F802DC" w:rsidRDefault="0046407F">
      <w:pPr>
        <w:spacing w:line="360" w:lineRule="auto"/>
        <w:jc w:val="both"/>
        <w:rPr>
          <w:sz w:val="20"/>
          <w:szCs w:val="20"/>
        </w:rPr>
      </w:pPr>
      <w:r>
        <w:rPr>
          <w:sz w:val="20"/>
          <w:szCs w:val="20"/>
        </w:rPr>
        <w:t xml:space="preserve">Como se mencionó anteriormente, las estrategias de </w:t>
      </w:r>
      <w:r w:rsidR="0039020D">
        <w:rPr>
          <w:sz w:val="20"/>
          <w:szCs w:val="20"/>
        </w:rPr>
        <w:t>venta</w:t>
      </w:r>
      <w:r>
        <w:rPr>
          <w:sz w:val="20"/>
          <w:szCs w:val="20"/>
        </w:rPr>
        <w:t xml:space="preserve"> no son permanentes, ni inmodificables, estas siempre van a variar según sea la clase de producto, las temporadas, entre otras razones, es por ello</w:t>
      </w:r>
      <w:del w:id="164" w:author="JULIA ISABEL ROBERTO" w:date="2022-05-19T17:01:00Z">
        <w:r w:rsidDel="003070DE">
          <w:rPr>
            <w:sz w:val="20"/>
            <w:szCs w:val="20"/>
          </w:rPr>
          <w:delText>,</w:delText>
        </w:r>
      </w:del>
      <w:r>
        <w:rPr>
          <w:sz w:val="20"/>
          <w:szCs w:val="20"/>
        </w:rPr>
        <w:t xml:space="preserve"> que a continuación</w:t>
      </w:r>
      <w:del w:id="165" w:author="JULIA ISABEL ROBERTO" w:date="2022-05-19T17:01:00Z">
        <w:r w:rsidDel="003070DE">
          <w:rPr>
            <w:sz w:val="20"/>
            <w:szCs w:val="20"/>
          </w:rPr>
          <w:delText>,</w:delText>
        </w:r>
      </w:del>
      <w:r>
        <w:rPr>
          <w:sz w:val="20"/>
          <w:szCs w:val="20"/>
        </w:rPr>
        <w:t xml:space="preserve"> se mencionan acciones importantes dentro de la estrategia de venta.</w:t>
      </w:r>
    </w:p>
    <w:p w14:paraId="00000095" w14:textId="77777777" w:rsidR="00F802DC" w:rsidRDefault="00F802DC">
      <w:pPr>
        <w:spacing w:line="360" w:lineRule="auto"/>
        <w:jc w:val="both"/>
        <w:rPr>
          <w:sz w:val="20"/>
          <w:szCs w:val="20"/>
        </w:rPr>
      </w:pPr>
    </w:p>
    <w:p w14:paraId="00000096" w14:textId="51F1C050" w:rsidR="00F802DC" w:rsidRDefault="0046407F">
      <w:pPr>
        <w:spacing w:line="360" w:lineRule="auto"/>
        <w:jc w:val="both"/>
        <w:rPr>
          <w:sz w:val="20"/>
          <w:szCs w:val="20"/>
        </w:rPr>
      </w:pPr>
      <w:r>
        <w:rPr>
          <w:sz w:val="20"/>
          <w:szCs w:val="20"/>
        </w:rPr>
        <w:t>A continuación</w:t>
      </w:r>
      <w:del w:id="166" w:author="JULIA ISABEL ROBERTO" w:date="2022-05-19T17:01:00Z">
        <w:r w:rsidDel="00CB3553">
          <w:rPr>
            <w:sz w:val="20"/>
            <w:szCs w:val="20"/>
          </w:rPr>
          <w:delText>,</w:delText>
        </w:r>
      </w:del>
      <w:r>
        <w:rPr>
          <w:sz w:val="20"/>
          <w:szCs w:val="20"/>
        </w:rPr>
        <w:t xml:space="preserve"> cuatro claves para definir estrategias de ventas para que cada vendedor pueda aplicar</w:t>
      </w:r>
      <w:del w:id="167" w:author="JULIA ISABEL ROBERTO" w:date="2022-05-19T17:01:00Z">
        <w:r w:rsidDel="00CB3553">
          <w:rPr>
            <w:sz w:val="20"/>
            <w:szCs w:val="20"/>
          </w:rPr>
          <w:delText>,</w:delText>
        </w:r>
      </w:del>
      <w:r>
        <w:rPr>
          <w:sz w:val="20"/>
          <w:szCs w:val="20"/>
        </w:rPr>
        <w:t xml:space="preserve"> según </w:t>
      </w:r>
      <w:del w:id="168" w:author="JULIA ISABEL ROBERTO" w:date="2022-05-19T17:01:00Z">
        <w:r w:rsidDel="00CB3553">
          <w:rPr>
            <w:sz w:val="20"/>
            <w:szCs w:val="20"/>
          </w:rPr>
          <w:delText xml:space="preserve">sean </w:delText>
        </w:r>
      </w:del>
      <w:r>
        <w:rPr>
          <w:sz w:val="20"/>
          <w:szCs w:val="20"/>
        </w:rPr>
        <w:t>sus particularidades y contexto (</w:t>
      </w:r>
      <w:del w:id="169" w:author="JULIA ISABEL ROBERTO" w:date="2022-05-19T17:01:00Z">
        <w:r w:rsidDel="000166BD">
          <w:rPr>
            <w:sz w:val="20"/>
            <w:szCs w:val="20"/>
          </w:rPr>
          <w:delText xml:space="preserve">adaptado de </w:delText>
        </w:r>
      </w:del>
      <w:r>
        <w:rPr>
          <w:sz w:val="20"/>
          <w:szCs w:val="20"/>
        </w:rPr>
        <w:t>Pérez, 2018):</w:t>
      </w:r>
    </w:p>
    <w:p w14:paraId="00000097" w14:textId="77777777" w:rsidR="00F802DC" w:rsidRDefault="00F802DC">
      <w:pPr>
        <w:spacing w:after="120"/>
        <w:jc w:val="both"/>
        <w:rPr>
          <w:color w:val="231F20"/>
          <w:sz w:val="20"/>
          <w:szCs w:val="20"/>
        </w:rPr>
      </w:pPr>
    </w:p>
    <w:tbl>
      <w:tblPr>
        <w:tblStyle w:val="aff5"/>
        <w:tblW w:w="9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8"/>
      </w:tblGrid>
      <w:tr w:rsidR="00F802DC" w14:paraId="7A79BFD8" w14:textId="77777777">
        <w:trPr>
          <w:jc w:val="center"/>
        </w:trPr>
        <w:tc>
          <w:tcPr>
            <w:tcW w:w="9258" w:type="dxa"/>
            <w:shd w:val="clear" w:color="auto" w:fill="E36C09"/>
          </w:tcPr>
          <w:p w14:paraId="00000098" w14:textId="77777777" w:rsidR="00F802DC" w:rsidRDefault="00F802DC">
            <w:pPr>
              <w:spacing w:after="120"/>
              <w:ind w:left="283"/>
              <w:jc w:val="both"/>
              <w:rPr>
                <w:color w:val="FFFFFF"/>
                <w:sz w:val="20"/>
                <w:szCs w:val="20"/>
              </w:rPr>
            </w:pPr>
          </w:p>
          <w:p w14:paraId="00000099" w14:textId="77777777" w:rsidR="00F802DC" w:rsidRDefault="0046407F">
            <w:pPr>
              <w:spacing w:after="120"/>
              <w:jc w:val="center"/>
              <w:rPr>
                <w:color w:val="FFFFFF"/>
                <w:sz w:val="20"/>
                <w:szCs w:val="20"/>
              </w:rPr>
            </w:pPr>
            <w:r>
              <w:rPr>
                <w:color w:val="FFFFFF"/>
                <w:sz w:val="20"/>
                <w:szCs w:val="20"/>
              </w:rPr>
              <w:t>Pestañas</w:t>
            </w:r>
          </w:p>
          <w:p w14:paraId="0000009A" w14:textId="77777777" w:rsidR="00F802DC" w:rsidRDefault="004C6BAC">
            <w:pPr>
              <w:spacing w:after="120"/>
              <w:jc w:val="center"/>
              <w:rPr>
                <w:color w:val="FFFFFF"/>
                <w:sz w:val="20"/>
                <w:szCs w:val="20"/>
              </w:rPr>
            </w:pPr>
            <w:sdt>
              <w:sdtPr>
                <w:tag w:val="goog_rdk_11"/>
                <w:id w:val="-1898425899"/>
              </w:sdtPr>
              <w:sdtEndPr/>
              <w:sdtContent>
                <w:commentRangeStart w:id="170"/>
              </w:sdtContent>
            </w:sdt>
            <w:r w:rsidR="0046407F">
              <w:rPr>
                <w:color w:val="FFFFFF"/>
                <w:sz w:val="20"/>
                <w:szCs w:val="20"/>
              </w:rPr>
              <w:t>CF002_2_2_claves</w:t>
            </w:r>
            <w:commentRangeEnd w:id="170"/>
            <w:r w:rsidR="0046407F">
              <w:commentReference w:id="170"/>
            </w:r>
          </w:p>
          <w:p w14:paraId="0000009B" w14:textId="77777777" w:rsidR="00F802DC" w:rsidRDefault="00F802DC">
            <w:pPr>
              <w:spacing w:after="120"/>
              <w:jc w:val="both"/>
              <w:rPr>
                <w:color w:val="231F20"/>
                <w:sz w:val="20"/>
                <w:szCs w:val="20"/>
              </w:rPr>
            </w:pPr>
          </w:p>
        </w:tc>
      </w:tr>
    </w:tbl>
    <w:p w14:paraId="0000009C" w14:textId="7BE55B19" w:rsidR="00F802DC" w:rsidDel="00AB022F" w:rsidRDefault="00F802DC">
      <w:pPr>
        <w:pBdr>
          <w:top w:val="nil"/>
          <w:left w:val="nil"/>
          <w:bottom w:val="nil"/>
          <w:right w:val="nil"/>
          <w:between w:val="nil"/>
        </w:pBdr>
        <w:spacing w:after="200" w:line="360" w:lineRule="auto"/>
        <w:jc w:val="both"/>
        <w:rPr>
          <w:del w:id="171" w:author="JULIA ISABEL ROBERTO" w:date="2022-05-19T17:01:00Z"/>
          <w:i/>
          <w:color w:val="44546A"/>
          <w:sz w:val="20"/>
          <w:szCs w:val="20"/>
        </w:rPr>
      </w:pPr>
    </w:p>
    <w:p w14:paraId="0000009D" w14:textId="6663327B" w:rsidR="00F802DC" w:rsidDel="00AB022F" w:rsidRDefault="00F802DC">
      <w:pPr>
        <w:pBdr>
          <w:top w:val="nil"/>
          <w:left w:val="nil"/>
          <w:bottom w:val="nil"/>
          <w:right w:val="nil"/>
          <w:between w:val="nil"/>
        </w:pBdr>
        <w:spacing w:after="200" w:line="360" w:lineRule="auto"/>
        <w:jc w:val="both"/>
        <w:rPr>
          <w:del w:id="172" w:author="JULIA ISABEL ROBERTO" w:date="2022-05-19T17:01:00Z"/>
          <w:i/>
          <w:color w:val="44546A"/>
          <w:sz w:val="20"/>
          <w:szCs w:val="20"/>
        </w:rPr>
      </w:pPr>
    </w:p>
    <w:p w14:paraId="0000009E" w14:textId="77777777" w:rsidR="00F802DC" w:rsidRDefault="00F802DC">
      <w:pPr>
        <w:spacing w:line="360" w:lineRule="auto"/>
        <w:jc w:val="both"/>
        <w:rPr>
          <w:sz w:val="20"/>
          <w:szCs w:val="20"/>
        </w:rPr>
      </w:pPr>
    </w:p>
    <w:p w14:paraId="0000009F" w14:textId="77777777" w:rsidR="00F802DC" w:rsidRDefault="0046407F">
      <w:pPr>
        <w:keepNext/>
        <w:keepLines/>
        <w:numPr>
          <w:ilvl w:val="0"/>
          <w:numId w:val="1"/>
        </w:numPr>
        <w:pBdr>
          <w:top w:val="nil"/>
          <w:left w:val="nil"/>
          <w:bottom w:val="nil"/>
          <w:right w:val="nil"/>
          <w:between w:val="nil"/>
        </w:pBdr>
        <w:spacing w:before="40" w:line="360" w:lineRule="auto"/>
        <w:ind w:left="426"/>
        <w:jc w:val="both"/>
        <w:rPr>
          <w:b/>
          <w:color w:val="000000"/>
          <w:sz w:val="20"/>
          <w:szCs w:val="20"/>
          <w:highlight w:val="white"/>
        </w:rPr>
      </w:pPr>
      <w:r>
        <w:rPr>
          <w:b/>
          <w:color w:val="000000"/>
          <w:sz w:val="20"/>
          <w:szCs w:val="20"/>
          <w:highlight w:val="white"/>
        </w:rPr>
        <w:t xml:space="preserve">Ventas </w:t>
      </w:r>
      <w:r>
        <w:rPr>
          <w:b/>
          <w:i/>
          <w:sz w:val="20"/>
          <w:szCs w:val="20"/>
          <w:highlight w:val="white"/>
        </w:rPr>
        <w:t>online</w:t>
      </w:r>
      <w:r>
        <w:rPr>
          <w:b/>
          <w:sz w:val="20"/>
          <w:szCs w:val="20"/>
          <w:highlight w:val="white"/>
        </w:rPr>
        <w:t xml:space="preserve"> (en línea)</w:t>
      </w:r>
    </w:p>
    <w:p w14:paraId="000000A0" w14:textId="77777777" w:rsidR="00F802DC" w:rsidRDefault="00F802DC">
      <w:pPr>
        <w:spacing w:after="120"/>
        <w:jc w:val="both"/>
        <w:rPr>
          <w:color w:val="231F20"/>
          <w:sz w:val="20"/>
          <w:szCs w:val="20"/>
        </w:rPr>
      </w:pPr>
    </w:p>
    <w:p w14:paraId="000000A1" w14:textId="1CCB8B02" w:rsidR="00F802DC" w:rsidRDefault="0046407F">
      <w:pPr>
        <w:spacing w:line="360" w:lineRule="auto"/>
        <w:jc w:val="both"/>
        <w:rPr>
          <w:color w:val="231F20"/>
          <w:sz w:val="20"/>
          <w:szCs w:val="20"/>
        </w:rPr>
      </w:pPr>
      <w:r>
        <w:rPr>
          <w:sz w:val="20"/>
          <w:szCs w:val="20"/>
        </w:rPr>
        <w:t xml:space="preserve">Bajo el contexto de </w:t>
      </w:r>
      <w:r w:rsidRPr="00676E70">
        <w:rPr>
          <w:sz w:val="20"/>
          <w:szCs w:val="20"/>
        </w:rPr>
        <w:t xml:space="preserve">la </w:t>
      </w:r>
      <w:r w:rsidRPr="00676E70">
        <w:rPr>
          <w:sz w:val="20"/>
          <w:szCs w:val="20"/>
          <w:rPrChange w:id="173" w:author="JULIA ISABEL ROBERTO" w:date="2022-05-19T17:01:00Z">
            <w:rPr>
              <w:i/>
              <w:iCs/>
              <w:sz w:val="20"/>
              <w:szCs w:val="20"/>
            </w:rPr>
          </w:rPrChange>
        </w:rPr>
        <w:t>cuarta revolución industrial</w:t>
      </w:r>
      <w:del w:id="174" w:author="JULIA ISABEL ROBERTO" w:date="2022-05-19T17:03:00Z">
        <w:r w:rsidRPr="00676E70" w:rsidDel="00676E70">
          <w:rPr>
            <w:sz w:val="20"/>
            <w:szCs w:val="20"/>
          </w:rPr>
          <w:delText>,</w:delText>
        </w:r>
      </w:del>
      <w:r w:rsidRPr="00676E70">
        <w:rPr>
          <w:sz w:val="20"/>
          <w:szCs w:val="20"/>
        </w:rPr>
        <w:t xml:space="preserve"> el</w:t>
      </w:r>
      <w:r>
        <w:rPr>
          <w:sz w:val="20"/>
          <w:szCs w:val="20"/>
        </w:rPr>
        <w:t xml:space="preserve"> uso de </w:t>
      </w:r>
      <w:ins w:id="175" w:author="JULIA ISABEL ROBERTO" w:date="2022-05-19T17:04:00Z">
        <w:r w:rsidR="00676E70">
          <w:rPr>
            <w:sz w:val="20"/>
            <w:szCs w:val="20"/>
          </w:rPr>
          <w:t>I</w:t>
        </w:r>
      </w:ins>
      <w:del w:id="176" w:author="JULIA ISABEL ROBERTO" w:date="2022-05-19T17:04:00Z">
        <w:r w:rsidDel="00676E70">
          <w:rPr>
            <w:sz w:val="20"/>
            <w:szCs w:val="20"/>
          </w:rPr>
          <w:delText>i</w:delText>
        </w:r>
      </w:del>
      <w:r>
        <w:rPr>
          <w:sz w:val="20"/>
          <w:szCs w:val="20"/>
        </w:rPr>
        <w:t>nternet para comprar en línea</w:t>
      </w:r>
      <w:del w:id="177" w:author="JULIA ISABEL ROBERTO" w:date="2022-05-19T17:04:00Z">
        <w:r w:rsidDel="00676E70">
          <w:rPr>
            <w:sz w:val="20"/>
            <w:szCs w:val="20"/>
          </w:rPr>
          <w:delText>,</w:delText>
        </w:r>
      </w:del>
      <w:r>
        <w:rPr>
          <w:sz w:val="20"/>
          <w:szCs w:val="20"/>
        </w:rPr>
        <w:t xml:space="preserve"> toma más fuerza cada día, en el siguiente video se expone la importancia de esta metodología:</w:t>
      </w:r>
    </w:p>
    <w:tbl>
      <w:tblPr>
        <w:tblStyle w:val="aff6"/>
        <w:tblW w:w="9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8"/>
      </w:tblGrid>
      <w:tr w:rsidR="00F802DC" w:rsidRPr="007212B4" w14:paraId="45C05CA4" w14:textId="77777777">
        <w:trPr>
          <w:jc w:val="center"/>
        </w:trPr>
        <w:tc>
          <w:tcPr>
            <w:tcW w:w="9258" w:type="dxa"/>
            <w:shd w:val="clear" w:color="auto" w:fill="E36C09"/>
          </w:tcPr>
          <w:p w14:paraId="000000A2" w14:textId="77777777" w:rsidR="00F802DC" w:rsidRDefault="00F802DC">
            <w:pPr>
              <w:spacing w:after="120"/>
              <w:ind w:left="283"/>
              <w:jc w:val="both"/>
              <w:rPr>
                <w:color w:val="FFFFFF"/>
                <w:sz w:val="20"/>
                <w:szCs w:val="20"/>
              </w:rPr>
            </w:pPr>
          </w:p>
          <w:p w14:paraId="000000A3" w14:textId="77777777" w:rsidR="00F802DC" w:rsidRPr="0039020D" w:rsidRDefault="0046407F">
            <w:pPr>
              <w:spacing w:after="120"/>
              <w:ind w:left="283"/>
              <w:jc w:val="center"/>
              <w:rPr>
                <w:color w:val="FFFFFF"/>
                <w:sz w:val="20"/>
                <w:szCs w:val="20"/>
                <w:lang w:val="en-US"/>
              </w:rPr>
            </w:pPr>
            <w:r w:rsidRPr="0039020D">
              <w:rPr>
                <w:color w:val="FFFFFF"/>
                <w:sz w:val="20"/>
                <w:szCs w:val="20"/>
                <w:lang w:val="en-US"/>
              </w:rPr>
              <w:t>Motion graphics</w:t>
            </w:r>
          </w:p>
          <w:p w14:paraId="000000A4" w14:textId="77777777" w:rsidR="00F802DC" w:rsidRPr="0039020D" w:rsidRDefault="0046407F">
            <w:pPr>
              <w:spacing w:after="120"/>
              <w:jc w:val="center"/>
              <w:rPr>
                <w:color w:val="FFFFFF"/>
                <w:sz w:val="20"/>
                <w:szCs w:val="20"/>
                <w:lang w:val="en-US"/>
              </w:rPr>
            </w:pPr>
            <w:r w:rsidRPr="0039020D">
              <w:rPr>
                <w:color w:val="FFFFFF"/>
                <w:sz w:val="20"/>
                <w:szCs w:val="20"/>
                <w:lang w:val="en-US"/>
              </w:rPr>
              <w:t>CF002_3_ventas_</w:t>
            </w:r>
            <w:sdt>
              <w:sdtPr>
                <w:tag w:val="goog_rdk_12"/>
                <w:id w:val="1468236745"/>
              </w:sdtPr>
              <w:sdtEndPr/>
              <w:sdtContent>
                <w:commentRangeStart w:id="178"/>
              </w:sdtContent>
            </w:sdt>
            <w:r w:rsidRPr="0039020D">
              <w:rPr>
                <w:color w:val="FFFFFF"/>
                <w:sz w:val="20"/>
                <w:szCs w:val="20"/>
                <w:lang w:val="en-US"/>
              </w:rPr>
              <w:t>on_line</w:t>
            </w:r>
            <w:commentRangeEnd w:id="178"/>
            <w:r>
              <w:commentReference w:id="178"/>
            </w:r>
          </w:p>
          <w:p w14:paraId="000000A5" w14:textId="77777777" w:rsidR="00F802DC" w:rsidRPr="0039020D" w:rsidRDefault="00F802DC">
            <w:pPr>
              <w:spacing w:after="120"/>
              <w:jc w:val="both"/>
              <w:rPr>
                <w:color w:val="231F20"/>
                <w:sz w:val="20"/>
                <w:szCs w:val="20"/>
                <w:lang w:val="en-US"/>
              </w:rPr>
            </w:pPr>
          </w:p>
        </w:tc>
      </w:tr>
    </w:tbl>
    <w:p w14:paraId="000000A6" w14:textId="77777777" w:rsidR="00F802DC" w:rsidRPr="0039020D" w:rsidRDefault="00F802DC">
      <w:pPr>
        <w:spacing w:line="360" w:lineRule="auto"/>
        <w:jc w:val="both"/>
        <w:rPr>
          <w:sz w:val="20"/>
          <w:szCs w:val="20"/>
          <w:lang w:val="en-US"/>
        </w:rPr>
      </w:pPr>
    </w:p>
    <w:p w14:paraId="000000A7" w14:textId="49BCE558" w:rsidR="00F802DC" w:rsidRDefault="0046407F">
      <w:pPr>
        <w:spacing w:line="360" w:lineRule="auto"/>
        <w:jc w:val="both"/>
        <w:rPr>
          <w:ins w:id="179" w:author="JULIA ISABEL ROBERTO" w:date="2022-05-19T17:05:00Z"/>
          <w:sz w:val="20"/>
          <w:szCs w:val="20"/>
        </w:rPr>
      </w:pPr>
      <w:r>
        <w:rPr>
          <w:sz w:val="20"/>
          <w:szCs w:val="20"/>
        </w:rPr>
        <w:t>En la siguiente figura se pueden apreciar los elementos que hacen parte de una venta en línea</w:t>
      </w:r>
      <w:ins w:id="180" w:author="JULIA ISABEL ROBERTO" w:date="2022-05-19T17:04:00Z">
        <w:r w:rsidR="00676E70">
          <w:rPr>
            <w:sz w:val="20"/>
            <w:szCs w:val="20"/>
          </w:rPr>
          <w:t>,</w:t>
        </w:r>
      </w:ins>
      <w:del w:id="181" w:author="JULIA ISABEL ROBERTO" w:date="2022-05-19T17:04:00Z">
        <w:r w:rsidDel="00676E70">
          <w:rPr>
            <w:sz w:val="20"/>
            <w:szCs w:val="20"/>
          </w:rPr>
          <w:delText>,</w:delText>
        </w:r>
      </w:del>
      <w:r>
        <w:rPr>
          <w:sz w:val="20"/>
          <w:szCs w:val="20"/>
        </w:rPr>
        <w:t xml:space="preserve"> con un intermediario y de manera directa con la aplicación:</w:t>
      </w:r>
    </w:p>
    <w:p w14:paraId="6EB75016" w14:textId="58399841" w:rsidR="0087062B" w:rsidRDefault="0087062B">
      <w:pPr>
        <w:spacing w:line="360" w:lineRule="auto"/>
        <w:jc w:val="both"/>
        <w:rPr>
          <w:ins w:id="182" w:author="JULIA ISABEL ROBERTO" w:date="2022-05-19T17:05:00Z"/>
          <w:sz w:val="20"/>
          <w:szCs w:val="20"/>
        </w:rPr>
      </w:pPr>
    </w:p>
    <w:p w14:paraId="3492CE7B" w14:textId="6B9ED2A7" w:rsidR="0087062B" w:rsidRDefault="0087062B">
      <w:pPr>
        <w:spacing w:line="360" w:lineRule="auto"/>
        <w:jc w:val="both"/>
        <w:rPr>
          <w:ins w:id="183" w:author="JULIA ISABEL ROBERTO" w:date="2022-05-19T17:05:00Z"/>
          <w:sz w:val="20"/>
          <w:szCs w:val="20"/>
        </w:rPr>
      </w:pPr>
    </w:p>
    <w:p w14:paraId="470440E9" w14:textId="4E91332B" w:rsidR="0087062B" w:rsidRDefault="0087062B">
      <w:pPr>
        <w:spacing w:line="360" w:lineRule="auto"/>
        <w:jc w:val="both"/>
        <w:rPr>
          <w:ins w:id="184" w:author="JULIA ISABEL ROBERTO" w:date="2022-05-19T17:05:00Z"/>
          <w:sz w:val="20"/>
          <w:szCs w:val="20"/>
        </w:rPr>
      </w:pPr>
    </w:p>
    <w:p w14:paraId="3364CC3E" w14:textId="3BA16297" w:rsidR="0087062B" w:rsidRPr="0087062B" w:rsidRDefault="0087062B">
      <w:pPr>
        <w:spacing w:line="360" w:lineRule="auto"/>
        <w:jc w:val="both"/>
        <w:rPr>
          <w:ins w:id="185" w:author="JULIA ISABEL ROBERTO" w:date="2022-05-19T17:05:00Z"/>
          <w:b/>
          <w:bCs/>
          <w:sz w:val="20"/>
          <w:szCs w:val="20"/>
          <w:rPrChange w:id="186" w:author="JULIA ISABEL ROBERTO" w:date="2022-05-19T17:05:00Z">
            <w:rPr>
              <w:ins w:id="187" w:author="JULIA ISABEL ROBERTO" w:date="2022-05-19T17:05:00Z"/>
              <w:sz w:val="20"/>
              <w:szCs w:val="20"/>
            </w:rPr>
          </w:rPrChange>
        </w:rPr>
      </w:pPr>
      <w:ins w:id="188" w:author="JULIA ISABEL ROBERTO" w:date="2022-05-19T17:05:00Z">
        <w:r w:rsidRPr="0087062B">
          <w:rPr>
            <w:b/>
            <w:bCs/>
            <w:sz w:val="20"/>
            <w:szCs w:val="20"/>
            <w:rPrChange w:id="189" w:author="JULIA ISABEL ROBERTO" w:date="2022-05-19T17:05:00Z">
              <w:rPr>
                <w:sz w:val="20"/>
                <w:szCs w:val="20"/>
              </w:rPr>
            </w:rPrChange>
          </w:rPr>
          <w:t>Figura 2</w:t>
        </w:r>
      </w:ins>
    </w:p>
    <w:p w14:paraId="39502046" w14:textId="0B6EBDCE" w:rsidR="0087062B" w:rsidRPr="00874EF8" w:rsidRDefault="0087062B">
      <w:pPr>
        <w:spacing w:line="360" w:lineRule="auto"/>
        <w:jc w:val="both"/>
        <w:rPr>
          <w:i/>
          <w:iCs/>
          <w:sz w:val="20"/>
          <w:szCs w:val="20"/>
          <w:rPrChange w:id="190" w:author="JULIA ISABEL ROBERTO" w:date="2022-05-19T17:05:00Z">
            <w:rPr>
              <w:sz w:val="20"/>
              <w:szCs w:val="20"/>
            </w:rPr>
          </w:rPrChange>
        </w:rPr>
      </w:pPr>
      <w:ins w:id="191" w:author="JULIA ISABEL ROBERTO" w:date="2022-05-19T17:05:00Z">
        <w:r w:rsidRPr="00874EF8">
          <w:rPr>
            <w:i/>
            <w:iCs/>
            <w:sz w:val="20"/>
            <w:szCs w:val="20"/>
            <w:rPrChange w:id="192" w:author="JULIA ISABEL ROBERTO" w:date="2022-05-19T17:05:00Z">
              <w:rPr>
                <w:sz w:val="20"/>
                <w:szCs w:val="20"/>
              </w:rPr>
            </w:rPrChange>
          </w:rPr>
          <w:t>E</w:t>
        </w:r>
        <w:r w:rsidRPr="00874EF8">
          <w:rPr>
            <w:i/>
            <w:iCs/>
            <w:sz w:val="20"/>
            <w:szCs w:val="20"/>
            <w:rPrChange w:id="193" w:author="JULIA ISABEL ROBERTO" w:date="2022-05-19T17:05:00Z">
              <w:rPr>
                <w:sz w:val="20"/>
                <w:szCs w:val="20"/>
              </w:rPr>
            </w:rPrChange>
          </w:rPr>
          <w:t>lementos de una venta en línea</w:t>
        </w:r>
      </w:ins>
    </w:p>
    <w:p w14:paraId="000000A8" w14:textId="40C21958" w:rsidR="00F802DC" w:rsidDel="00874EF8" w:rsidRDefault="00F802DC">
      <w:pPr>
        <w:spacing w:line="360" w:lineRule="auto"/>
        <w:jc w:val="both"/>
        <w:rPr>
          <w:del w:id="194" w:author="JULIA ISABEL ROBERTO" w:date="2022-05-19T17:05:00Z"/>
          <w:sz w:val="20"/>
          <w:szCs w:val="20"/>
        </w:rPr>
      </w:pPr>
    </w:p>
    <w:p w14:paraId="000000A9" w14:textId="77777777" w:rsidR="00F802DC" w:rsidRDefault="00F802DC">
      <w:pPr>
        <w:spacing w:line="360" w:lineRule="auto"/>
        <w:jc w:val="both"/>
        <w:rPr>
          <w:sz w:val="20"/>
          <w:szCs w:val="20"/>
        </w:rPr>
      </w:pPr>
    </w:p>
    <w:p w14:paraId="000000AA" w14:textId="77777777" w:rsidR="00F802DC" w:rsidRDefault="004C6BAC">
      <w:pPr>
        <w:keepNext/>
        <w:spacing w:line="360" w:lineRule="auto"/>
        <w:jc w:val="both"/>
        <w:rPr>
          <w:i/>
          <w:sz w:val="20"/>
          <w:szCs w:val="20"/>
        </w:rPr>
      </w:pPr>
      <w:sdt>
        <w:sdtPr>
          <w:tag w:val="goog_rdk_13"/>
          <w:id w:val="-10689060"/>
        </w:sdtPr>
        <w:sdtEndPr/>
        <w:sdtContent>
          <w:commentRangeStart w:id="195"/>
        </w:sdtContent>
      </w:sdt>
      <w:r w:rsidR="0046407F">
        <w:rPr>
          <w:noProof/>
          <w:sz w:val="20"/>
          <w:szCs w:val="20"/>
        </w:rPr>
        <w:drawing>
          <wp:inline distT="0" distB="0" distL="0" distR="0" wp14:anchorId="40AA24AE" wp14:editId="5A4DEDDE">
            <wp:extent cx="4662488" cy="2907788"/>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62488" cy="2907788"/>
                    </a:xfrm>
                    <a:prstGeom prst="rect">
                      <a:avLst/>
                    </a:prstGeom>
                    <a:ln/>
                  </pic:spPr>
                </pic:pic>
              </a:graphicData>
            </a:graphic>
          </wp:inline>
        </w:drawing>
      </w:r>
      <w:commentRangeEnd w:id="195"/>
      <w:r w:rsidR="0046407F">
        <w:commentReference w:id="195"/>
      </w:r>
    </w:p>
    <w:p w14:paraId="000000AB" w14:textId="44AC7DCA" w:rsidR="00F802DC" w:rsidRPr="00356FF6" w:rsidRDefault="0046407F">
      <w:pPr>
        <w:pBdr>
          <w:top w:val="nil"/>
          <w:left w:val="nil"/>
          <w:bottom w:val="nil"/>
          <w:right w:val="nil"/>
          <w:between w:val="nil"/>
        </w:pBdr>
        <w:spacing w:after="200" w:line="360" w:lineRule="auto"/>
        <w:jc w:val="both"/>
        <w:rPr>
          <w:color w:val="000000" w:themeColor="text1"/>
          <w:sz w:val="20"/>
          <w:szCs w:val="20"/>
          <w:rPrChange w:id="196" w:author="JULIA ISABEL ROBERTO" w:date="2022-05-19T17:04:00Z">
            <w:rPr>
              <w:color w:val="44546A"/>
              <w:sz w:val="20"/>
              <w:szCs w:val="20"/>
            </w:rPr>
          </w:rPrChange>
        </w:rPr>
      </w:pPr>
      <w:r w:rsidRPr="00356FF6">
        <w:rPr>
          <w:color w:val="000000" w:themeColor="text1"/>
          <w:sz w:val="20"/>
          <w:szCs w:val="20"/>
          <w:rPrChange w:id="197" w:author="JULIA ISABEL ROBERTO" w:date="2022-05-19T17:04:00Z">
            <w:rPr>
              <w:color w:val="44546A"/>
              <w:sz w:val="20"/>
              <w:szCs w:val="20"/>
            </w:rPr>
          </w:rPrChange>
        </w:rPr>
        <w:t>Nota. SENA (2022)</w:t>
      </w:r>
      <w:ins w:id="198" w:author="JULIA ISABEL ROBERTO" w:date="2022-05-19T17:04:00Z">
        <w:r w:rsidR="0087062B">
          <w:rPr>
            <w:color w:val="000000" w:themeColor="text1"/>
            <w:sz w:val="20"/>
            <w:szCs w:val="20"/>
          </w:rPr>
          <w:t>.</w:t>
        </w:r>
      </w:ins>
    </w:p>
    <w:p w14:paraId="000000AC" w14:textId="77777777" w:rsidR="00F802DC" w:rsidRDefault="00F802DC">
      <w:pPr>
        <w:spacing w:line="360" w:lineRule="auto"/>
        <w:jc w:val="both"/>
        <w:rPr>
          <w:sz w:val="20"/>
          <w:szCs w:val="20"/>
        </w:rPr>
      </w:pPr>
    </w:p>
    <w:p w14:paraId="000000AD" w14:textId="77777777" w:rsidR="00F802DC" w:rsidRDefault="0046407F">
      <w:pPr>
        <w:keepNext/>
        <w:keepLines/>
        <w:pBdr>
          <w:top w:val="nil"/>
          <w:left w:val="nil"/>
          <w:bottom w:val="nil"/>
          <w:right w:val="nil"/>
          <w:between w:val="nil"/>
        </w:pBdr>
        <w:spacing w:before="40" w:line="360" w:lineRule="auto"/>
        <w:jc w:val="both"/>
        <w:rPr>
          <w:b/>
          <w:color w:val="000000"/>
          <w:sz w:val="20"/>
          <w:szCs w:val="20"/>
        </w:rPr>
      </w:pPr>
      <w:r>
        <w:rPr>
          <w:b/>
          <w:color w:val="000000"/>
          <w:sz w:val="20"/>
          <w:szCs w:val="20"/>
        </w:rPr>
        <w:t>3.</w:t>
      </w:r>
      <w:r>
        <w:rPr>
          <w:b/>
          <w:sz w:val="20"/>
          <w:szCs w:val="20"/>
        </w:rPr>
        <w:t>1</w:t>
      </w:r>
      <w:r>
        <w:rPr>
          <w:b/>
          <w:color w:val="000000"/>
          <w:sz w:val="20"/>
          <w:szCs w:val="20"/>
        </w:rPr>
        <w:t>. Aplicabilidad en el campo</w:t>
      </w:r>
    </w:p>
    <w:p w14:paraId="000000AE" w14:textId="77777777" w:rsidR="00F802DC" w:rsidRDefault="00F802DC">
      <w:pPr>
        <w:spacing w:line="360" w:lineRule="auto"/>
        <w:jc w:val="both"/>
        <w:rPr>
          <w:sz w:val="20"/>
          <w:szCs w:val="20"/>
        </w:rPr>
      </w:pPr>
    </w:p>
    <w:p w14:paraId="000000AF" w14:textId="77777777" w:rsidR="00F802DC" w:rsidRDefault="0046407F">
      <w:pPr>
        <w:spacing w:line="360" w:lineRule="auto"/>
        <w:jc w:val="both"/>
        <w:rPr>
          <w:sz w:val="20"/>
          <w:szCs w:val="20"/>
        </w:rPr>
      </w:pPr>
      <w:r>
        <w:rPr>
          <w:sz w:val="20"/>
          <w:szCs w:val="20"/>
        </w:rPr>
        <w:t xml:space="preserve">El enfoque que se debe dar en las ventas </w:t>
      </w:r>
      <w:r>
        <w:rPr>
          <w:i/>
          <w:sz w:val="20"/>
          <w:szCs w:val="20"/>
        </w:rPr>
        <w:t>online</w:t>
      </w:r>
      <w:del w:id="199" w:author="JULIA ISABEL ROBERTO" w:date="2022-05-19T17:06:00Z">
        <w:r w:rsidDel="008C149F">
          <w:rPr>
            <w:sz w:val="20"/>
            <w:szCs w:val="20"/>
          </w:rPr>
          <w:delText>,</w:delText>
        </w:r>
      </w:del>
      <w:r>
        <w:rPr>
          <w:sz w:val="20"/>
          <w:szCs w:val="20"/>
        </w:rPr>
        <w:t xml:space="preserve"> es la difusión del uso de las plataformas digitales que la red de apuestas y juegos de azar vaya</w:t>
      </w:r>
      <w:del w:id="200" w:author="JULIA ISABEL ROBERTO" w:date="2022-05-19T17:06:00Z">
        <w:r w:rsidDel="00441D82">
          <w:rPr>
            <w:sz w:val="20"/>
            <w:szCs w:val="20"/>
          </w:rPr>
          <w:delText>n</w:delText>
        </w:r>
      </w:del>
      <w:r>
        <w:rPr>
          <w:sz w:val="20"/>
          <w:szCs w:val="20"/>
        </w:rPr>
        <w:t xml:space="preserve"> lanzando. Desde la visión del vendedor</w:t>
      </w:r>
      <w:del w:id="201" w:author="JULIA ISABEL ROBERTO" w:date="2022-05-19T17:06:00Z">
        <w:r w:rsidDel="00FF7B75">
          <w:rPr>
            <w:sz w:val="20"/>
            <w:szCs w:val="20"/>
          </w:rPr>
          <w:delText>,</w:delText>
        </w:r>
      </w:del>
      <w:r>
        <w:rPr>
          <w:sz w:val="20"/>
          <w:szCs w:val="20"/>
        </w:rPr>
        <w:t xml:space="preserve"> se suele reaccionar en contra de estas tecnologías, pues se tiene la idea de que</w:t>
      </w:r>
      <w:del w:id="202" w:author="JULIA ISABEL ROBERTO" w:date="2022-05-19T17:06:00Z">
        <w:r w:rsidDel="00FF7B75">
          <w:rPr>
            <w:sz w:val="20"/>
            <w:szCs w:val="20"/>
          </w:rPr>
          <w:delText>,</w:delText>
        </w:r>
      </w:del>
      <w:r>
        <w:rPr>
          <w:sz w:val="20"/>
          <w:szCs w:val="20"/>
        </w:rPr>
        <w:t xml:space="preserve"> al emplearse cada vez más estas herramientas, menos usarán los puntos de venta físicos, surgiendo una competencia interna entre los puntos de venta y las herramientas tecnológicas.</w:t>
      </w:r>
    </w:p>
    <w:p w14:paraId="000000B0" w14:textId="77777777" w:rsidR="00F802DC" w:rsidRDefault="004C6BAC">
      <w:pPr>
        <w:spacing w:line="360" w:lineRule="auto"/>
        <w:jc w:val="both"/>
        <w:rPr>
          <w:sz w:val="20"/>
          <w:szCs w:val="20"/>
        </w:rPr>
      </w:pPr>
      <w:sdt>
        <w:sdtPr>
          <w:tag w:val="goog_rdk_14"/>
          <w:id w:val="-887019695"/>
        </w:sdtPr>
        <w:sdtEndPr/>
        <w:sdtContent>
          <w:commentRangeStart w:id="203"/>
        </w:sdtContent>
      </w:sdt>
      <w:r w:rsidR="0046407F">
        <w:rPr>
          <w:noProof/>
          <w:sz w:val="20"/>
          <w:szCs w:val="20"/>
        </w:rPr>
        <w:drawing>
          <wp:inline distT="114300" distB="114300" distL="114300" distR="114300" wp14:anchorId="7AAB4280" wp14:editId="17231513">
            <wp:extent cx="2638425" cy="1733550"/>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638425" cy="1733550"/>
                    </a:xfrm>
                    <a:prstGeom prst="rect">
                      <a:avLst/>
                    </a:prstGeom>
                    <a:ln/>
                  </pic:spPr>
                </pic:pic>
              </a:graphicData>
            </a:graphic>
          </wp:inline>
        </w:drawing>
      </w:r>
      <w:commentRangeEnd w:id="203"/>
      <w:r w:rsidR="0046407F">
        <w:commentReference w:id="203"/>
      </w:r>
    </w:p>
    <w:p w14:paraId="000000B1" w14:textId="77777777" w:rsidR="00F802DC" w:rsidRDefault="00F802DC">
      <w:pPr>
        <w:spacing w:line="360" w:lineRule="auto"/>
        <w:jc w:val="both"/>
        <w:rPr>
          <w:sz w:val="20"/>
          <w:szCs w:val="20"/>
        </w:rPr>
      </w:pPr>
    </w:p>
    <w:p w14:paraId="000000B2" w14:textId="3A5C1F4E" w:rsidR="00F802DC" w:rsidRDefault="0046407F">
      <w:pPr>
        <w:spacing w:line="360" w:lineRule="auto"/>
        <w:jc w:val="both"/>
        <w:rPr>
          <w:sz w:val="20"/>
          <w:szCs w:val="20"/>
        </w:rPr>
      </w:pPr>
      <w:r>
        <w:rPr>
          <w:sz w:val="20"/>
          <w:szCs w:val="20"/>
        </w:rPr>
        <w:lastRenderedPageBreak/>
        <w:t xml:space="preserve">Para poder manejar estas aplicaciones de manera eficaz </w:t>
      </w:r>
      <w:del w:id="204" w:author="JULIA ISABEL ROBERTO" w:date="2022-05-19T17:07:00Z">
        <w:r w:rsidDel="009B5B07">
          <w:rPr>
            <w:sz w:val="20"/>
            <w:szCs w:val="20"/>
          </w:rPr>
          <w:delText xml:space="preserve">es </w:delText>
        </w:r>
      </w:del>
      <w:ins w:id="205" w:author="JULIA ISABEL ROBERTO" w:date="2022-05-19T17:07:00Z">
        <w:r w:rsidR="009B5B07">
          <w:rPr>
            <w:sz w:val="20"/>
            <w:szCs w:val="20"/>
          </w:rPr>
          <w:t>se debe</w:t>
        </w:r>
        <w:r w:rsidR="009B5B07">
          <w:rPr>
            <w:sz w:val="20"/>
            <w:szCs w:val="20"/>
          </w:rPr>
          <w:t xml:space="preserve"> </w:t>
        </w:r>
      </w:ins>
      <w:r>
        <w:rPr>
          <w:sz w:val="20"/>
          <w:szCs w:val="20"/>
        </w:rPr>
        <w:t xml:space="preserve">siempre estar en contacto con su red de apuestas, conocer los lanzamientos que hacen, participar de las capacitaciones, perder el temor </w:t>
      </w:r>
      <w:ins w:id="206" w:author="JULIA ISABEL ROBERTO" w:date="2022-05-19T17:08:00Z">
        <w:r w:rsidR="007A4D58">
          <w:rPr>
            <w:sz w:val="20"/>
            <w:szCs w:val="20"/>
          </w:rPr>
          <w:t xml:space="preserve">a </w:t>
        </w:r>
      </w:ins>
      <w:r>
        <w:rPr>
          <w:sz w:val="20"/>
          <w:szCs w:val="20"/>
        </w:rPr>
        <w:t>que lo virtual es complicado, porque en este tipo de ventas</w:t>
      </w:r>
      <w:del w:id="207" w:author="JULIA ISABEL ROBERTO" w:date="2022-05-19T17:08:00Z">
        <w:r w:rsidDel="007A4D58">
          <w:rPr>
            <w:sz w:val="20"/>
            <w:szCs w:val="20"/>
          </w:rPr>
          <w:delText>,</w:delText>
        </w:r>
      </w:del>
      <w:r>
        <w:rPr>
          <w:sz w:val="20"/>
          <w:szCs w:val="20"/>
        </w:rPr>
        <w:t xml:space="preserve"> es importante comprender la aplicación, los pasos a seguir y estar atentos a que la venta </w:t>
      </w:r>
      <w:del w:id="208" w:author="JULIA ISABEL ROBERTO" w:date="2022-05-19T17:08:00Z">
        <w:r w:rsidDel="007A4D58">
          <w:rPr>
            <w:sz w:val="20"/>
            <w:szCs w:val="20"/>
          </w:rPr>
          <w:delText>fue</w:delText>
        </w:r>
      </w:del>
      <w:ins w:id="209" w:author="JULIA ISABEL ROBERTO" w:date="2022-05-19T17:08:00Z">
        <w:r w:rsidR="007A4D58">
          <w:rPr>
            <w:sz w:val="20"/>
            <w:szCs w:val="20"/>
          </w:rPr>
          <w:t>sea</w:t>
        </w:r>
      </w:ins>
      <w:r>
        <w:rPr>
          <w:sz w:val="20"/>
          <w:szCs w:val="20"/>
        </w:rPr>
        <w:t xml:space="preserve"> confirmada. Una vez se haya realizado la primera venta en línea</w:t>
      </w:r>
      <w:ins w:id="210" w:author="JULIA ISABEL ROBERTO" w:date="2022-05-19T17:08:00Z">
        <w:r w:rsidR="00287A2B">
          <w:rPr>
            <w:sz w:val="20"/>
            <w:szCs w:val="20"/>
          </w:rPr>
          <w:t xml:space="preserve"> </w:t>
        </w:r>
      </w:ins>
      <w:del w:id="211" w:author="JULIA ISABEL ROBERTO" w:date="2022-05-19T17:08:00Z">
        <w:r w:rsidDel="00287A2B">
          <w:rPr>
            <w:sz w:val="20"/>
            <w:szCs w:val="20"/>
          </w:rPr>
          <w:delText xml:space="preserve">, </w:delText>
        </w:r>
      </w:del>
      <w:r>
        <w:rPr>
          <w:sz w:val="20"/>
          <w:szCs w:val="20"/>
        </w:rPr>
        <w:t xml:space="preserve">las demás serán de igual manera, ya que las aplicaciones están diseñadas para que sean manejadas por vendedores de manera sencilla y fácil. </w:t>
      </w:r>
    </w:p>
    <w:p w14:paraId="000000B3" w14:textId="77777777" w:rsidR="00F802DC" w:rsidRDefault="004C6BAC">
      <w:pPr>
        <w:spacing w:line="360" w:lineRule="auto"/>
        <w:jc w:val="both"/>
        <w:rPr>
          <w:sz w:val="20"/>
          <w:szCs w:val="20"/>
        </w:rPr>
      </w:pPr>
      <w:sdt>
        <w:sdtPr>
          <w:tag w:val="goog_rdk_15"/>
          <w:id w:val="870105518"/>
        </w:sdtPr>
        <w:sdtEndPr/>
        <w:sdtContent>
          <w:commentRangeStart w:id="212"/>
        </w:sdtContent>
      </w:sdt>
      <w:r w:rsidR="0046407F">
        <w:rPr>
          <w:noProof/>
          <w:sz w:val="20"/>
          <w:szCs w:val="20"/>
        </w:rPr>
        <w:drawing>
          <wp:inline distT="114300" distB="114300" distL="114300" distR="114300" wp14:anchorId="37EC3506" wp14:editId="7BBAE6B7">
            <wp:extent cx="4001453" cy="2306622"/>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001453" cy="2306622"/>
                    </a:xfrm>
                    <a:prstGeom prst="rect">
                      <a:avLst/>
                    </a:prstGeom>
                    <a:ln/>
                  </pic:spPr>
                </pic:pic>
              </a:graphicData>
            </a:graphic>
          </wp:inline>
        </w:drawing>
      </w:r>
      <w:commentRangeEnd w:id="212"/>
      <w:r w:rsidR="0046407F">
        <w:commentReference w:id="212"/>
      </w:r>
    </w:p>
    <w:p w14:paraId="000000B4" w14:textId="77777777" w:rsidR="00F802DC" w:rsidRDefault="00F802DC">
      <w:pPr>
        <w:spacing w:line="360" w:lineRule="auto"/>
        <w:jc w:val="both"/>
        <w:rPr>
          <w:sz w:val="20"/>
          <w:szCs w:val="20"/>
        </w:rPr>
      </w:pPr>
    </w:p>
    <w:p w14:paraId="000000B5" w14:textId="77777777" w:rsidR="00F802DC" w:rsidRDefault="00F802DC">
      <w:pPr>
        <w:spacing w:line="360" w:lineRule="auto"/>
        <w:jc w:val="both"/>
        <w:rPr>
          <w:sz w:val="20"/>
          <w:szCs w:val="20"/>
        </w:rPr>
      </w:pPr>
    </w:p>
    <w:p w14:paraId="000000B6" w14:textId="77777777" w:rsidR="00F802DC" w:rsidRDefault="00F802DC">
      <w:pPr>
        <w:spacing w:line="360" w:lineRule="auto"/>
        <w:jc w:val="both"/>
        <w:rPr>
          <w:sz w:val="20"/>
          <w:szCs w:val="20"/>
        </w:rPr>
      </w:pPr>
    </w:p>
    <w:p w14:paraId="000000B7" w14:textId="77777777" w:rsidR="00F802DC" w:rsidRDefault="0046407F">
      <w:pPr>
        <w:spacing w:after="160" w:line="259" w:lineRule="auto"/>
        <w:jc w:val="both"/>
        <w:rPr>
          <w:sz w:val="20"/>
          <w:szCs w:val="20"/>
        </w:rPr>
      </w:pPr>
      <w:r>
        <w:br w:type="page"/>
      </w:r>
    </w:p>
    <w:p w14:paraId="000000B8" w14:textId="77777777" w:rsidR="00F802DC" w:rsidRDefault="00F802DC">
      <w:pPr>
        <w:spacing w:line="360" w:lineRule="auto"/>
        <w:jc w:val="both"/>
        <w:rPr>
          <w:sz w:val="20"/>
          <w:szCs w:val="20"/>
        </w:rPr>
      </w:pPr>
    </w:p>
    <w:p w14:paraId="000000B9" w14:textId="77777777" w:rsidR="00F802DC" w:rsidRDefault="0046407F">
      <w:pPr>
        <w:keepNext/>
        <w:keepLines/>
        <w:pBdr>
          <w:top w:val="nil"/>
          <w:left w:val="nil"/>
          <w:bottom w:val="nil"/>
          <w:right w:val="nil"/>
          <w:between w:val="nil"/>
        </w:pBdr>
        <w:spacing w:before="40"/>
        <w:jc w:val="both"/>
        <w:rPr>
          <w:b/>
          <w:color w:val="000000"/>
          <w:sz w:val="20"/>
          <w:szCs w:val="20"/>
        </w:rPr>
      </w:pPr>
      <w:bookmarkStart w:id="213" w:name="_heading=h.gjdgxs" w:colFirst="0" w:colLast="0"/>
      <w:bookmarkEnd w:id="213"/>
      <w:r>
        <w:rPr>
          <w:b/>
          <w:color w:val="000000"/>
          <w:sz w:val="20"/>
          <w:szCs w:val="20"/>
        </w:rPr>
        <w:t>3.</w:t>
      </w:r>
      <w:r>
        <w:rPr>
          <w:b/>
          <w:sz w:val="20"/>
          <w:szCs w:val="20"/>
        </w:rPr>
        <w:t>2</w:t>
      </w:r>
      <w:r>
        <w:rPr>
          <w:b/>
          <w:color w:val="000000"/>
          <w:sz w:val="20"/>
          <w:szCs w:val="20"/>
        </w:rPr>
        <w:t>. Adaptación al futuro del trabajo</w:t>
      </w:r>
      <w:del w:id="214" w:author="JULIA ISABEL ROBERTO" w:date="2022-05-19T17:09:00Z">
        <w:r w:rsidDel="0086668B">
          <w:rPr>
            <w:b/>
            <w:color w:val="000000"/>
            <w:sz w:val="20"/>
            <w:szCs w:val="20"/>
          </w:rPr>
          <w:delText>.</w:delText>
        </w:r>
      </w:del>
    </w:p>
    <w:p w14:paraId="000000BA" w14:textId="77777777" w:rsidR="00F802DC" w:rsidRDefault="00F802DC">
      <w:pPr>
        <w:spacing w:line="360" w:lineRule="auto"/>
        <w:jc w:val="both"/>
        <w:rPr>
          <w:sz w:val="20"/>
          <w:szCs w:val="20"/>
        </w:rPr>
      </w:pPr>
    </w:p>
    <w:p w14:paraId="000000BB" w14:textId="66097DFC" w:rsidR="00F802DC" w:rsidRDefault="0046407F">
      <w:pPr>
        <w:spacing w:line="360" w:lineRule="auto"/>
        <w:jc w:val="both"/>
        <w:rPr>
          <w:sz w:val="20"/>
          <w:szCs w:val="20"/>
        </w:rPr>
      </w:pPr>
      <w:r>
        <w:rPr>
          <w:sz w:val="20"/>
          <w:szCs w:val="20"/>
        </w:rPr>
        <w:t>Es clave prepararse para el futuro, la pandemia de</w:t>
      </w:r>
      <w:ins w:id="215" w:author="JULIA ISABEL ROBERTO" w:date="2022-05-19T17:09:00Z">
        <w:r w:rsidR="000A3CE8">
          <w:rPr>
            <w:sz w:val="20"/>
            <w:szCs w:val="20"/>
          </w:rPr>
          <w:t>l</w:t>
        </w:r>
      </w:ins>
      <w:r>
        <w:rPr>
          <w:sz w:val="20"/>
          <w:szCs w:val="20"/>
        </w:rPr>
        <w:t xml:space="preserve"> COVID-19 demostró lo inestable que puede</w:t>
      </w:r>
      <w:del w:id="216" w:author="JULIA ISABEL ROBERTO" w:date="2022-05-19T17:09:00Z">
        <w:r w:rsidDel="000A3CE8">
          <w:rPr>
            <w:sz w:val="20"/>
            <w:szCs w:val="20"/>
          </w:rPr>
          <w:delText>n</w:delText>
        </w:r>
      </w:del>
      <w:r>
        <w:rPr>
          <w:sz w:val="20"/>
          <w:szCs w:val="20"/>
        </w:rPr>
        <w:t xml:space="preserve"> ser la economía, los puestos de trabajo y el estado de salud de las personas para seguir siendo productivos. </w:t>
      </w:r>
    </w:p>
    <w:p w14:paraId="000000BC" w14:textId="77777777" w:rsidR="00F802DC" w:rsidRDefault="00F802DC">
      <w:pPr>
        <w:spacing w:line="360" w:lineRule="auto"/>
        <w:jc w:val="both"/>
        <w:rPr>
          <w:sz w:val="20"/>
          <w:szCs w:val="20"/>
        </w:rPr>
      </w:pPr>
    </w:p>
    <w:p w14:paraId="000000BD" w14:textId="524EA152" w:rsidR="00F802DC" w:rsidRDefault="0046407F">
      <w:pPr>
        <w:spacing w:line="360" w:lineRule="auto"/>
        <w:jc w:val="both"/>
        <w:rPr>
          <w:sz w:val="20"/>
          <w:szCs w:val="20"/>
        </w:rPr>
      </w:pPr>
      <w:r>
        <w:rPr>
          <w:sz w:val="20"/>
          <w:szCs w:val="20"/>
        </w:rPr>
        <w:t>Medir las ventas realizadas y tener un seguimiento, analizando si los ingresos se van incrementando o al contrario se van disminuyendo,</w:t>
      </w:r>
      <w:ins w:id="217" w:author="JULIA ISABEL ROBERTO" w:date="2022-05-19T17:09:00Z">
        <w:r w:rsidR="00360D76">
          <w:rPr>
            <w:sz w:val="20"/>
            <w:szCs w:val="20"/>
          </w:rPr>
          <w:t xml:space="preserve"> lo cual</w:t>
        </w:r>
      </w:ins>
      <w:del w:id="218" w:author="JULIA ISABEL ROBERTO" w:date="2022-05-19T17:09:00Z">
        <w:r w:rsidDel="00360D76">
          <w:rPr>
            <w:sz w:val="20"/>
            <w:szCs w:val="20"/>
          </w:rPr>
          <w:delText xml:space="preserve"> me</w:delText>
        </w:r>
      </w:del>
      <w:r>
        <w:rPr>
          <w:sz w:val="20"/>
          <w:szCs w:val="20"/>
        </w:rPr>
        <w:t xml:space="preserve"> permite tomar acciones frente a cada situación para no esperar a que se vuelva crítica. Por ello</w:t>
      </w:r>
      <w:ins w:id="219" w:author="JULIA ISABEL ROBERTO" w:date="2022-05-19T17:10:00Z">
        <w:r w:rsidR="00A675FA">
          <w:rPr>
            <w:sz w:val="20"/>
            <w:szCs w:val="20"/>
          </w:rPr>
          <w:t>,</w:t>
        </w:r>
      </w:ins>
      <w:r>
        <w:rPr>
          <w:sz w:val="20"/>
          <w:szCs w:val="20"/>
        </w:rPr>
        <w:t xml:space="preserve"> cada vendedor debe tener diferentes tipos de estrategias según sea la situación que se </w:t>
      </w:r>
      <w:del w:id="220" w:author="JULIA ISABEL ROBERTO" w:date="2022-05-19T17:10:00Z">
        <w:r w:rsidDel="00D945C2">
          <w:rPr>
            <w:sz w:val="20"/>
            <w:szCs w:val="20"/>
          </w:rPr>
          <w:delText xml:space="preserve">le </w:delText>
        </w:r>
      </w:del>
      <w:r>
        <w:rPr>
          <w:sz w:val="20"/>
          <w:szCs w:val="20"/>
        </w:rPr>
        <w:t>esté pres</w:t>
      </w:r>
      <w:ins w:id="221" w:author="JULIA ISABEL ROBERTO" w:date="2022-05-19T17:10:00Z">
        <w:r w:rsidR="00D945C2">
          <w:rPr>
            <w:sz w:val="20"/>
            <w:szCs w:val="20"/>
          </w:rPr>
          <w:t>en</w:t>
        </w:r>
      </w:ins>
      <w:r>
        <w:rPr>
          <w:sz w:val="20"/>
          <w:szCs w:val="20"/>
        </w:rPr>
        <w:t>tando. La ventaja de este tipo de ventas de juegos de apuestas y azar</w:t>
      </w:r>
      <w:del w:id="222" w:author="JULIA ISABEL ROBERTO" w:date="2022-05-19T17:10:00Z">
        <w:r w:rsidDel="009D3D08">
          <w:rPr>
            <w:sz w:val="20"/>
            <w:szCs w:val="20"/>
          </w:rPr>
          <w:delText>,</w:delText>
        </w:r>
      </w:del>
      <w:r>
        <w:rPr>
          <w:sz w:val="20"/>
          <w:szCs w:val="20"/>
        </w:rPr>
        <w:t xml:space="preserve"> es que le da la posibilidad al vendedor de tener movilidad, gracias a los portafolios de productos y equipos especiales. </w:t>
      </w:r>
    </w:p>
    <w:p w14:paraId="000000BE" w14:textId="77777777" w:rsidR="00F802DC" w:rsidRDefault="00F802DC">
      <w:pPr>
        <w:spacing w:line="360" w:lineRule="auto"/>
        <w:jc w:val="both"/>
        <w:rPr>
          <w:sz w:val="20"/>
          <w:szCs w:val="20"/>
        </w:rPr>
      </w:pPr>
    </w:p>
    <w:p w14:paraId="000000BF" w14:textId="523242F2" w:rsidR="00F802DC" w:rsidRDefault="0046407F">
      <w:pPr>
        <w:spacing w:line="360" w:lineRule="auto"/>
        <w:jc w:val="both"/>
        <w:rPr>
          <w:sz w:val="20"/>
          <w:szCs w:val="20"/>
        </w:rPr>
      </w:pPr>
      <w:r>
        <w:rPr>
          <w:sz w:val="20"/>
          <w:szCs w:val="20"/>
          <w:highlight w:val="white"/>
        </w:rPr>
        <w:t xml:space="preserve">La </w:t>
      </w:r>
      <w:r w:rsidRPr="008558A5">
        <w:rPr>
          <w:iCs/>
          <w:sz w:val="20"/>
          <w:szCs w:val="20"/>
          <w:highlight w:val="white"/>
          <w:rPrChange w:id="223" w:author="JULIA ISABEL ROBERTO" w:date="2022-05-19T17:10:00Z">
            <w:rPr>
              <w:i/>
              <w:sz w:val="20"/>
              <w:szCs w:val="20"/>
              <w:highlight w:val="white"/>
            </w:rPr>
          </w:rPrChange>
        </w:rPr>
        <w:t>clave para mantenerse activo y exitoso durante el tiempo</w:t>
      </w:r>
      <w:ins w:id="224" w:author="JULIA ISABEL ROBERTO" w:date="2022-05-19T17:11:00Z">
        <w:r w:rsidR="008F77E8">
          <w:rPr>
            <w:iCs/>
            <w:sz w:val="20"/>
            <w:szCs w:val="20"/>
            <w:highlight w:val="white"/>
          </w:rPr>
          <w:t xml:space="preserve"> </w:t>
        </w:r>
      </w:ins>
      <w:del w:id="225" w:author="JULIA ISABEL ROBERTO" w:date="2022-05-19T17:11:00Z">
        <w:r w:rsidRPr="008558A5" w:rsidDel="008F77E8">
          <w:rPr>
            <w:iCs/>
            <w:sz w:val="20"/>
            <w:szCs w:val="20"/>
            <w:highlight w:val="white"/>
            <w:rPrChange w:id="226" w:author="JULIA ISABEL ROBERTO" w:date="2022-05-19T17:10:00Z">
              <w:rPr>
                <w:i/>
                <w:sz w:val="20"/>
                <w:szCs w:val="20"/>
                <w:highlight w:val="white"/>
              </w:rPr>
            </w:rPrChange>
          </w:rPr>
          <w:delText xml:space="preserve">, </w:delText>
        </w:r>
      </w:del>
      <w:r w:rsidRPr="008558A5">
        <w:rPr>
          <w:iCs/>
          <w:sz w:val="20"/>
          <w:szCs w:val="20"/>
          <w:highlight w:val="white"/>
          <w:rPrChange w:id="227" w:author="JULIA ISABEL ROBERTO" w:date="2022-05-19T17:10:00Z">
            <w:rPr>
              <w:i/>
              <w:sz w:val="20"/>
              <w:szCs w:val="20"/>
              <w:highlight w:val="white"/>
            </w:rPr>
          </w:rPrChange>
        </w:rPr>
        <w:t>es la innovación</w:t>
      </w:r>
      <w:r w:rsidRPr="008558A5">
        <w:rPr>
          <w:iCs/>
          <w:sz w:val="20"/>
          <w:szCs w:val="20"/>
          <w:highlight w:val="white"/>
        </w:rPr>
        <w:t>, que</w:t>
      </w:r>
      <w:r>
        <w:rPr>
          <w:sz w:val="20"/>
          <w:szCs w:val="20"/>
          <w:highlight w:val="white"/>
        </w:rPr>
        <w:t xml:space="preserve"> no significa necesariamente desarrollar un gran invento o emplear prácticas que signifiquen una genialidad, a continuación</w:t>
      </w:r>
      <w:del w:id="228" w:author="JULIA ISABEL ROBERTO" w:date="2022-05-19T17:11:00Z">
        <w:r w:rsidDel="001329D9">
          <w:rPr>
            <w:sz w:val="20"/>
            <w:szCs w:val="20"/>
            <w:highlight w:val="white"/>
          </w:rPr>
          <w:delText>,</w:delText>
        </w:r>
      </w:del>
      <w:r>
        <w:rPr>
          <w:sz w:val="20"/>
          <w:szCs w:val="20"/>
          <w:highlight w:val="white"/>
        </w:rPr>
        <w:t xml:space="preserve"> se mencionan algunos</w:t>
      </w:r>
      <w:r>
        <w:rPr>
          <w:sz w:val="20"/>
          <w:szCs w:val="20"/>
        </w:rPr>
        <w:t xml:space="preserve"> </w:t>
      </w:r>
      <w:r w:rsidRPr="00123929">
        <w:rPr>
          <w:i/>
          <w:iCs/>
          <w:sz w:val="20"/>
          <w:szCs w:val="20"/>
          <w:rPrChange w:id="229" w:author="JULIA ISABEL ROBERTO" w:date="2022-05-19T17:11:00Z">
            <w:rPr>
              <w:sz w:val="20"/>
              <w:szCs w:val="20"/>
            </w:rPr>
          </w:rPrChange>
        </w:rPr>
        <w:t>tips</w:t>
      </w:r>
      <w:del w:id="230" w:author="JULIA ISABEL ROBERTO" w:date="2022-05-19T17:11:00Z">
        <w:r w:rsidDel="00123929">
          <w:rPr>
            <w:sz w:val="20"/>
            <w:szCs w:val="20"/>
          </w:rPr>
          <w:delText>,</w:delText>
        </w:r>
      </w:del>
      <w:r>
        <w:rPr>
          <w:sz w:val="20"/>
          <w:szCs w:val="20"/>
        </w:rPr>
        <w:t xml:space="preserve"> que ayud</w:t>
      </w:r>
      <w:ins w:id="231" w:author="JULIA ISABEL ROBERTO" w:date="2022-05-19T17:11:00Z">
        <w:r w:rsidR="00123929">
          <w:rPr>
            <w:sz w:val="20"/>
            <w:szCs w:val="20"/>
          </w:rPr>
          <w:t>a</w:t>
        </w:r>
      </w:ins>
      <w:del w:id="232" w:author="JULIA ISABEL ROBERTO" w:date="2022-05-19T17:11:00Z">
        <w:r w:rsidDel="00123929">
          <w:rPr>
            <w:sz w:val="20"/>
            <w:szCs w:val="20"/>
          </w:rPr>
          <w:delText>e</w:delText>
        </w:r>
      </w:del>
      <w:r>
        <w:rPr>
          <w:sz w:val="20"/>
          <w:szCs w:val="20"/>
        </w:rPr>
        <w:t xml:space="preserve">n a iniciar experiencias innovadoras en </w:t>
      </w:r>
      <w:ins w:id="233" w:author="JULIA ISABEL ROBERTO" w:date="2022-05-19T17:11:00Z">
        <w:r w:rsidR="00123929">
          <w:rPr>
            <w:sz w:val="20"/>
            <w:szCs w:val="20"/>
          </w:rPr>
          <w:t>s</w:t>
        </w:r>
      </w:ins>
      <w:del w:id="234" w:author="JULIA ISABEL ROBERTO" w:date="2022-05-19T17:11:00Z">
        <w:r w:rsidDel="00123929">
          <w:rPr>
            <w:sz w:val="20"/>
            <w:szCs w:val="20"/>
          </w:rPr>
          <w:delText>t</w:delText>
        </w:r>
      </w:del>
      <w:r>
        <w:rPr>
          <w:sz w:val="20"/>
          <w:szCs w:val="20"/>
        </w:rPr>
        <w:t xml:space="preserve">us labores como vendedor. </w:t>
      </w:r>
    </w:p>
    <w:p w14:paraId="000000C0" w14:textId="77777777" w:rsidR="00F802DC" w:rsidRDefault="00F802DC">
      <w:pPr>
        <w:spacing w:after="120"/>
        <w:jc w:val="both"/>
        <w:rPr>
          <w:color w:val="231F20"/>
          <w:sz w:val="20"/>
          <w:szCs w:val="20"/>
        </w:rPr>
      </w:pPr>
    </w:p>
    <w:tbl>
      <w:tblPr>
        <w:tblStyle w:val="aff7"/>
        <w:tblW w:w="9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8"/>
      </w:tblGrid>
      <w:tr w:rsidR="00F802DC" w14:paraId="2214F726" w14:textId="77777777">
        <w:trPr>
          <w:jc w:val="center"/>
        </w:trPr>
        <w:tc>
          <w:tcPr>
            <w:tcW w:w="9258" w:type="dxa"/>
            <w:shd w:val="clear" w:color="auto" w:fill="E36C09"/>
          </w:tcPr>
          <w:p w14:paraId="000000C1" w14:textId="77777777" w:rsidR="00F802DC" w:rsidRDefault="00F802DC">
            <w:pPr>
              <w:spacing w:after="120"/>
              <w:ind w:left="283"/>
              <w:jc w:val="both"/>
              <w:rPr>
                <w:color w:val="FFFFFF"/>
                <w:sz w:val="20"/>
                <w:szCs w:val="20"/>
              </w:rPr>
            </w:pPr>
          </w:p>
          <w:p w14:paraId="000000C2" w14:textId="77777777" w:rsidR="00F802DC" w:rsidRDefault="0046407F">
            <w:pPr>
              <w:spacing w:after="120"/>
              <w:ind w:left="283"/>
              <w:jc w:val="center"/>
              <w:rPr>
                <w:color w:val="FFFFFF"/>
                <w:sz w:val="20"/>
                <w:szCs w:val="20"/>
              </w:rPr>
            </w:pPr>
            <w:r>
              <w:rPr>
                <w:color w:val="FFFFFF"/>
                <w:sz w:val="20"/>
                <w:szCs w:val="20"/>
              </w:rPr>
              <w:t>Slider</w:t>
            </w:r>
          </w:p>
          <w:p w14:paraId="000000C3" w14:textId="77777777" w:rsidR="00F802DC" w:rsidRDefault="0046407F">
            <w:pPr>
              <w:spacing w:after="120"/>
              <w:jc w:val="center"/>
              <w:rPr>
                <w:color w:val="FFFFFF"/>
                <w:sz w:val="20"/>
                <w:szCs w:val="20"/>
              </w:rPr>
            </w:pPr>
            <w:r>
              <w:rPr>
                <w:color w:val="FFFFFF"/>
                <w:sz w:val="20"/>
                <w:szCs w:val="20"/>
              </w:rPr>
              <w:t>CF002_3_2_</w:t>
            </w:r>
            <w:sdt>
              <w:sdtPr>
                <w:tag w:val="goog_rdk_16"/>
                <w:id w:val="-575271864"/>
              </w:sdtPr>
              <w:sdtEndPr/>
              <w:sdtContent>
                <w:commentRangeStart w:id="235"/>
              </w:sdtContent>
            </w:sdt>
            <w:r>
              <w:rPr>
                <w:color w:val="FFFFFF"/>
                <w:sz w:val="20"/>
                <w:szCs w:val="20"/>
              </w:rPr>
              <w:t>tips</w:t>
            </w:r>
            <w:commentRangeEnd w:id="235"/>
            <w:r>
              <w:commentReference w:id="235"/>
            </w:r>
          </w:p>
          <w:p w14:paraId="000000C4" w14:textId="77777777" w:rsidR="00F802DC" w:rsidRDefault="00F802DC">
            <w:pPr>
              <w:spacing w:after="120"/>
              <w:jc w:val="both"/>
              <w:rPr>
                <w:color w:val="231F20"/>
                <w:sz w:val="20"/>
                <w:szCs w:val="20"/>
              </w:rPr>
            </w:pPr>
          </w:p>
        </w:tc>
      </w:tr>
    </w:tbl>
    <w:p w14:paraId="000000C5" w14:textId="77777777" w:rsidR="00F802DC" w:rsidRDefault="00F802DC">
      <w:pPr>
        <w:spacing w:line="360" w:lineRule="auto"/>
        <w:jc w:val="both"/>
        <w:rPr>
          <w:sz w:val="20"/>
          <w:szCs w:val="20"/>
        </w:rPr>
      </w:pPr>
    </w:p>
    <w:p w14:paraId="000000C6" w14:textId="77777777" w:rsidR="00F802DC" w:rsidRDefault="00F802DC">
      <w:pPr>
        <w:spacing w:line="360" w:lineRule="auto"/>
        <w:jc w:val="both"/>
        <w:rPr>
          <w:sz w:val="20"/>
          <w:szCs w:val="20"/>
        </w:rPr>
      </w:pPr>
    </w:p>
    <w:p w14:paraId="000000C7" w14:textId="74DD1171" w:rsidR="00F802DC" w:rsidRDefault="0046407F">
      <w:pPr>
        <w:spacing w:line="360" w:lineRule="auto"/>
        <w:jc w:val="both"/>
        <w:rPr>
          <w:ins w:id="236" w:author="JULIA ISABEL ROBERTO" w:date="2022-05-19T17:12:00Z"/>
          <w:sz w:val="20"/>
          <w:szCs w:val="20"/>
        </w:rPr>
      </w:pPr>
      <w:r>
        <w:rPr>
          <w:sz w:val="20"/>
          <w:szCs w:val="20"/>
        </w:rPr>
        <w:t>A modo de conclusión</w:t>
      </w:r>
      <w:del w:id="237" w:author="JULIA ISABEL ROBERTO" w:date="2022-05-19T17:12:00Z">
        <w:r w:rsidDel="00244A96">
          <w:rPr>
            <w:sz w:val="20"/>
            <w:szCs w:val="20"/>
          </w:rPr>
          <w:delText>,</w:delText>
        </w:r>
      </w:del>
      <w:r>
        <w:rPr>
          <w:sz w:val="20"/>
          <w:szCs w:val="20"/>
        </w:rPr>
        <w:t xml:space="preserve"> es importante tener presente que no existe una fórmula establecida para desarrollar factores de innovación, si bien existen algunas metodologías y consejos, el primer insumo de la transformación y cambios es la creatividad y el conocimiento. Por esto se debe estar muy informado y a partir de las necesidades, la creatividad y las ideas </w:t>
      </w:r>
      <w:ins w:id="238" w:author="JULIA ISABEL ROBERTO" w:date="2022-05-19T17:12:00Z">
        <w:r w:rsidR="00244A96">
          <w:rPr>
            <w:sz w:val="20"/>
            <w:szCs w:val="20"/>
          </w:rPr>
          <w:t xml:space="preserve">que </w:t>
        </w:r>
      </w:ins>
      <w:r>
        <w:rPr>
          <w:sz w:val="20"/>
          <w:szCs w:val="20"/>
        </w:rPr>
        <w:t>surgen, la invitación es a que se d</w:t>
      </w:r>
      <w:ins w:id="239" w:author="JULIA ISABEL ROBERTO" w:date="2022-05-19T17:12:00Z">
        <w:r w:rsidR="00244A96">
          <w:rPr>
            <w:sz w:val="20"/>
            <w:szCs w:val="20"/>
          </w:rPr>
          <w:t>é</w:t>
        </w:r>
      </w:ins>
      <w:del w:id="240" w:author="JULIA ISABEL ROBERTO" w:date="2022-05-19T17:12:00Z">
        <w:r w:rsidDel="00244A96">
          <w:rPr>
            <w:sz w:val="20"/>
            <w:szCs w:val="20"/>
          </w:rPr>
          <w:delText>e</w:delText>
        </w:r>
      </w:del>
      <w:r>
        <w:rPr>
          <w:sz w:val="20"/>
          <w:szCs w:val="20"/>
        </w:rPr>
        <w:t xml:space="preserve"> rienda suelta a las ideas y</w:t>
      </w:r>
      <w:ins w:id="241" w:author="JULIA ISABEL ROBERTO" w:date="2022-05-19T17:12:00Z">
        <w:r w:rsidR="00244A96">
          <w:rPr>
            <w:sz w:val="20"/>
            <w:szCs w:val="20"/>
          </w:rPr>
          <w:t>,</w:t>
        </w:r>
      </w:ins>
      <w:r>
        <w:rPr>
          <w:sz w:val="20"/>
          <w:szCs w:val="20"/>
        </w:rPr>
        <w:t xml:space="preserve"> estar con el pensamiento constante de cómo mejorar las ventas de manera innovadora y con tecnología.</w:t>
      </w:r>
    </w:p>
    <w:p w14:paraId="50B3D45E" w14:textId="77777777" w:rsidR="00244A96" w:rsidRDefault="00244A96">
      <w:pPr>
        <w:spacing w:line="360" w:lineRule="auto"/>
        <w:jc w:val="both"/>
        <w:rPr>
          <w:sz w:val="20"/>
          <w:szCs w:val="20"/>
        </w:rPr>
      </w:pPr>
    </w:p>
    <w:p w14:paraId="000000C8" w14:textId="6F71C644" w:rsidR="00F802DC" w:rsidRDefault="0046407F">
      <w:pPr>
        <w:spacing w:line="360" w:lineRule="auto"/>
        <w:jc w:val="both"/>
        <w:rPr>
          <w:sz w:val="20"/>
          <w:szCs w:val="20"/>
        </w:rPr>
      </w:pPr>
      <w:r>
        <w:rPr>
          <w:sz w:val="20"/>
          <w:szCs w:val="20"/>
        </w:rPr>
        <w:t>Hoy en día</w:t>
      </w:r>
      <w:del w:id="242" w:author="JULIA ISABEL ROBERTO" w:date="2022-05-19T17:13:00Z">
        <w:r w:rsidDel="002E3E8E">
          <w:rPr>
            <w:sz w:val="20"/>
            <w:szCs w:val="20"/>
          </w:rPr>
          <w:delText>,</w:delText>
        </w:r>
      </w:del>
      <w:r>
        <w:rPr>
          <w:sz w:val="20"/>
          <w:szCs w:val="20"/>
        </w:rPr>
        <w:t xml:space="preserve"> no se trata de títulos académicos, se trata de competencias laborales, es muy importante tener conocimientos específicos acerca de una labor o área específica, el llamado es a estar muy inquieto y estar aprendiendo de manera acertada todos los días</w:t>
      </w:r>
      <w:ins w:id="243" w:author="JULIA ISABEL ROBERTO" w:date="2022-05-19T17:13:00Z">
        <w:r w:rsidR="002E3E8E">
          <w:rPr>
            <w:sz w:val="20"/>
            <w:szCs w:val="20"/>
          </w:rPr>
          <w:t xml:space="preserve"> sobre</w:t>
        </w:r>
      </w:ins>
      <w:r>
        <w:rPr>
          <w:sz w:val="20"/>
          <w:szCs w:val="20"/>
        </w:rPr>
        <w:t xml:space="preserve"> temas relacionados con las ventas, </w:t>
      </w:r>
      <w:ins w:id="244" w:author="JULIA ISABEL ROBERTO" w:date="2022-05-19T17:13:00Z">
        <w:r w:rsidR="002E3E8E">
          <w:rPr>
            <w:sz w:val="20"/>
            <w:szCs w:val="20"/>
          </w:rPr>
          <w:t xml:space="preserve">los </w:t>
        </w:r>
      </w:ins>
      <w:r>
        <w:rPr>
          <w:sz w:val="20"/>
          <w:szCs w:val="20"/>
        </w:rPr>
        <w:t xml:space="preserve">clientes, </w:t>
      </w:r>
      <w:ins w:id="245" w:author="JULIA ISABEL ROBERTO" w:date="2022-05-19T17:13:00Z">
        <w:r w:rsidR="002E3E8E">
          <w:rPr>
            <w:sz w:val="20"/>
            <w:szCs w:val="20"/>
          </w:rPr>
          <w:t xml:space="preserve">el </w:t>
        </w:r>
      </w:ins>
      <w:r>
        <w:rPr>
          <w:sz w:val="20"/>
          <w:szCs w:val="20"/>
        </w:rPr>
        <w:t>mercado y la innovación.</w:t>
      </w:r>
    </w:p>
    <w:p w14:paraId="000000C9" w14:textId="77777777" w:rsidR="00F802DC" w:rsidRDefault="00F802DC">
      <w:pPr>
        <w:spacing w:line="360" w:lineRule="auto"/>
        <w:jc w:val="both"/>
        <w:rPr>
          <w:sz w:val="20"/>
          <w:szCs w:val="20"/>
        </w:rPr>
      </w:pPr>
    </w:p>
    <w:p w14:paraId="000000CA" w14:textId="77777777" w:rsidR="00F802DC" w:rsidRDefault="0046407F">
      <w:pPr>
        <w:keepNext/>
        <w:keepLines/>
        <w:numPr>
          <w:ilvl w:val="0"/>
          <w:numId w:val="1"/>
        </w:numPr>
        <w:pBdr>
          <w:top w:val="nil"/>
          <w:left w:val="nil"/>
          <w:bottom w:val="nil"/>
          <w:right w:val="nil"/>
          <w:between w:val="nil"/>
        </w:pBdr>
        <w:spacing w:before="40" w:line="360" w:lineRule="auto"/>
        <w:ind w:left="426"/>
        <w:jc w:val="both"/>
        <w:rPr>
          <w:b/>
          <w:color w:val="000000"/>
          <w:sz w:val="20"/>
          <w:szCs w:val="20"/>
        </w:rPr>
      </w:pPr>
      <w:r>
        <w:rPr>
          <w:b/>
          <w:color w:val="000000"/>
          <w:sz w:val="20"/>
          <w:szCs w:val="20"/>
        </w:rPr>
        <w:t>Objeciones</w:t>
      </w:r>
    </w:p>
    <w:p w14:paraId="000000CB" w14:textId="6248D0EE" w:rsidR="00F802DC" w:rsidRDefault="004C6BAC">
      <w:pPr>
        <w:spacing w:line="360" w:lineRule="auto"/>
        <w:jc w:val="both"/>
        <w:rPr>
          <w:sz w:val="20"/>
          <w:szCs w:val="20"/>
        </w:rPr>
      </w:pPr>
      <w:sdt>
        <w:sdtPr>
          <w:tag w:val="goog_rdk_17"/>
          <w:id w:val="850682539"/>
        </w:sdtPr>
        <w:sdtEndPr/>
        <w:sdtContent>
          <w:commentRangeStart w:id="246"/>
        </w:sdtContent>
      </w:sdt>
      <w:ins w:id="247" w:author="JULIA ISABEL ROBERTO" w:date="2022-05-19T17:14:00Z">
        <w:r w:rsidR="00B92104">
          <w:rPr>
            <w:sz w:val="20"/>
            <w:szCs w:val="20"/>
          </w:rPr>
          <w:t>S</w:t>
        </w:r>
      </w:ins>
      <w:del w:id="248" w:author="JULIA ISABEL ROBERTO" w:date="2022-05-19T17:14:00Z">
        <w:r w:rsidR="0046407F" w:rsidDel="00B92104">
          <w:rPr>
            <w:sz w:val="20"/>
            <w:szCs w:val="20"/>
          </w:rPr>
          <w:delText xml:space="preserve">Las objeciones </w:delText>
        </w:r>
      </w:del>
      <w:del w:id="249" w:author="JULIA ISABEL ROBERTO" w:date="2022-05-19T17:13:00Z">
        <w:r w:rsidR="0046407F" w:rsidDel="00B92104">
          <w:rPr>
            <w:sz w:val="20"/>
            <w:szCs w:val="20"/>
          </w:rPr>
          <w:delText>s</w:delText>
        </w:r>
      </w:del>
      <w:r w:rsidR="0046407F">
        <w:rPr>
          <w:sz w:val="20"/>
          <w:szCs w:val="20"/>
        </w:rPr>
        <w:t>on las trabas que un cliente pued</w:t>
      </w:r>
      <w:ins w:id="250" w:author="JULIA ISABEL ROBERTO" w:date="2022-05-19T17:14:00Z">
        <w:r w:rsidR="00B92104">
          <w:rPr>
            <w:sz w:val="20"/>
            <w:szCs w:val="20"/>
          </w:rPr>
          <w:t>e</w:t>
        </w:r>
      </w:ins>
      <w:del w:id="251" w:author="JULIA ISABEL ROBERTO" w:date="2022-05-19T17:14:00Z">
        <w:r w:rsidR="0046407F" w:rsidDel="00B92104">
          <w:rPr>
            <w:sz w:val="20"/>
            <w:szCs w:val="20"/>
          </w:rPr>
          <w:delText>a</w:delText>
        </w:r>
      </w:del>
      <w:r w:rsidR="0046407F">
        <w:rPr>
          <w:sz w:val="20"/>
          <w:szCs w:val="20"/>
        </w:rPr>
        <w:t xml:space="preserve"> poner para no concretar la compra. Esta es una situación que en todos los ámbitos de la venta se presenta, se podría incluso tomar como un medio de defensa natural que tienen los clientes cuando no hay seguridad en sus compras, si bien, lo más importante de la venta está dado en la oferta de un producto y un cliente interesado por este producto, ocasionalmente hay una objeción que el vendedor deberá saber gestionar para que se concrete la venta.</w:t>
      </w:r>
    </w:p>
    <w:p w14:paraId="000000CC" w14:textId="77777777" w:rsidR="00F802DC" w:rsidRDefault="0046407F">
      <w:pPr>
        <w:spacing w:line="360" w:lineRule="auto"/>
        <w:jc w:val="both"/>
        <w:rPr>
          <w:sz w:val="20"/>
          <w:szCs w:val="20"/>
        </w:rPr>
      </w:pPr>
      <w:r>
        <w:rPr>
          <w:noProof/>
          <w:sz w:val="20"/>
          <w:szCs w:val="20"/>
        </w:rPr>
        <w:drawing>
          <wp:inline distT="114300" distB="114300" distL="114300" distR="114300" wp14:anchorId="4C31FBE2" wp14:editId="3498DB41">
            <wp:extent cx="4305300" cy="228600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305300" cy="2286000"/>
                    </a:xfrm>
                    <a:prstGeom prst="rect">
                      <a:avLst/>
                    </a:prstGeom>
                    <a:ln/>
                  </pic:spPr>
                </pic:pic>
              </a:graphicData>
            </a:graphic>
          </wp:inline>
        </w:drawing>
      </w:r>
    </w:p>
    <w:commentRangeEnd w:id="246"/>
    <w:p w14:paraId="000000CD" w14:textId="77777777" w:rsidR="00F802DC" w:rsidRDefault="0046407F">
      <w:pPr>
        <w:spacing w:line="360" w:lineRule="auto"/>
        <w:jc w:val="both"/>
        <w:rPr>
          <w:sz w:val="20"/>
          <w:szCs w:val="20"/>
        </w:rPr>
      </w:pPr>
      <w:r>
        <w:commentReference w:id="246"/>
      </w:r>
    </w:p>
    <w:p w14:paraId="000000CE" w14:textId="06E922E0" w:rsidR="00F802DC" w:rsidDel="007176BC" w:rsidRDefault="00F802DC">
      <w:pPr>
        <w:spacing w:line="360" w:lineRule="auto"/>
        <w:jc w:val="both"/>
        <w:rPr>
          <w:del w:id="252" w:author="JULIA ISABEL ROBERTO" w:date="2022-05-19T17:18:00Z"/>
          <w:b/>
          <w:i/>
          <w:sz w:val="20"/>
          <w:szCs w:val="20"/>
        </w:rPr>
      </w:pPr>
    </w:p>
    <w:p w14:paraId="000000CF" w14:textId="5E03D325" w:rsidR="00F802DC" w:rsidRDefault="0046407F">
      <w:pPr>
        <w:spacing w:line="360" w:lineRule="auto"/>
        <w:jc w:val="both"/>
        <w:rPr>
          <w:sz w:val="20"/>
          <w:szCs w:val="20"/>
        </w:rPr>
      </w:pPr>
      <w:r>
        <w:rPr>
          <w:sz w:val="20"/>
          <w:szCs w:val="20"/>
        </w:rPr>
        <w:t>A continuación</w:t>
      </w:r>
      <w:ins w:id="253" w:author="JULIA ISABEL ROBERTO" w:date="2022-05-19T17:18:00Z">
        <w:r w:rsidR="007176BC">
          <w:rPr>
            <w:sz w:val="20"/>
            <w:szCs w:val="20"/>
          </w:rPr>
          <w:t xml:space="preserve"> </w:t>
        </w:r>
      </w:ins>
      <w:del w:id="254" w:author="JULIA ISABEL ROBERTO" w:date="2022-05-19T17:18:00Z">
        <w:r w:rsidDel="007176BC">
          <w:rPr>
            <w:sz w:val="20"/>
            <w:szCs w:val="20"/>
          </w:rPr>
          <w:delText xml:space="preserve">, </w:delText>
        </w:r>
      </w:del>
      <w:r>
        <w:rPr>
          <w:sz w:val="20"/>
          <w:szCs w:val="20"/>
        </w:rPr>
        <w:t>se mencionan dos aspectos importantes</w:t>
      </w:r>
      <w:ins w:id="255" w:author="JULIA ISABEL ROBERTO" w:date="2022-05-19T17:18:00Z">
        <w:r w:rsidR="00861037">
          <w:rPr>
            <w:sz w:val="20"/>
            <w:szCs w:val="20"/>
          </w:rPr>
          <w:t>,</w:t>
        </w:r>
      </w:ins>
      <w:del w:id="256" w:author="JULIA ISABEL ROBERTO" w:date="2022-05-19T17:18:00Z">
        <w:r w:rsidDel="00861037">
          <w:rPr>
            <w:sz w:val="20"/>
            <w:szCs w:val="20"/>
          </w:rPr>
          <w:delText>:</w:delText>
        </w:r>
      </w:del>
      <w:r>
        <w:rPr>
          <w:sz w:val="20"/>
          <w:szCs w:val="20"/>
        </w:rPr>
        <w:t xml:space="preserve"> las razones y la gestión</w:t>
      </w:r>
      <w:ins w:id="257" w:author="JULIA ISABEL ROBERTO" w:date="2022-05-19T17:18:00Z">
        <w:r w:rsidR="00861037">
          <w:rPr>
            <w:sz w:val="20"/>
            <w:szCs w:val="20"/>
          </w:rPr>
          <w:t>.</w:t>
        </w:r>
      </w:ins>
      <w:del w:id="258" w:author="JULIA ISABEL ROBERTO" w:date="2022-05-19T17:18:00Z">
        <w:r w:rsidDel="00861037">
          <w:rPr>
            <w:sz w:val="20"/>
            <w:szCs w:val="20"/>
          </w:rPr>
          <w:delText>:</w:delText>
        </w:r>
      </w:del>
    </w:p>
    <w:p w14:paraId="000000D0" w14:textId="77777777" w:rsidR="00F802DC" w:rsidRDefault="00F802DC">
      <w:pPr>
        <w:spacing w:line="360" w:lineRule="auto"/>
        <w:jc w:val="both"/>
        <w:rPr>
          <w:b/>
          <w:i/>
          <w:sz w:val="20"/>
          <w:szCs w:val="20"/>
        </w:rPr>
      </w:pPr>
    </w:p>
    <w:p w14:paraId="000000D1" w14:textId="77777777" w:rsidR="00F802DC" w:rsidRDefault="0046407F">
      <w:pPr>
        <w:numPr>
          <w:ilvl w:val="0"/>
          <w:numId w:val="4"/>
        </w:numPr>
        <w:spacing w:line="360" w:lineRule="auto"/>
        <w:jc w:val="both"/>
        <w:rPr>
          <w:b/>
          <w:sz w:val="20"/>
          <w:szCs w:val="20"/>
        </w:rPr>
      </w:pPr>
      <w:r>
        <w:rPr>
          <w:b/>
          <w:sz w:val="20"/>
          <w:szCs w:val="20"/>
        </w:rPr>
        <w:t>Razones de las objeciones</w:t>
      </w:r>
    </w:p>
    <w:p w14:paraId="000000D2" w14:textId="77777777" w:rsidR="00F802DC" w:rsidRDefault="00F802DC">
      <w:pPr>
        <w:spacing w:line="360" w:lineRule="auto"/>
        <w:ind w:left="720"/>
        <w:jc w:val="both"/>
        <w:rPr>
          <w:b/>
          <w:sz w:val="20"/>
          <w:szCs w:val="20"/>
        </w:rPr>
      </w:pPr>
    </w:p>
    <w:p w14:paraId="000000D3" w14:textId="6C45DF1B" w:rsidR="00F802DC" w:rsidRDefault="0046407F">
      <w:pPr>
        <w:spacing w:line="360" w:lineRule="auto"/>
        <w:jc w:val="both"/>
        <w:rPr>
          <w:ins w:id="259" w:author="JULIA ISABEL ROBERTO" w:date="2022-05-19T17:18:00Z"/>
          <w:sz w:val="20"/>
          <w:szCs w:val="20"/>
        </w:rPr>
      </w:pPr>
      <w:r>
        <w:rPr>
          <w:sz w:val="20"/>
          <w:szCs w:val="20"/>
        </w:rPr>
        <w:t xml:space="preserve">El cliente por lo </w:t>
      </w:r>
      <w:r w:rsidR="0039020D">
        <w:rPr>
          <w:sz w:val="20"/>
          <w:szCs w:val="20"/>
        </w:rPr>
        <w:t>general</w:t>
      </w:r>
      <w:r>
        <w:rPr>
          <w:sz w:val="20"/>
          <w:szCs w:val="20"/>
        </w:rPr>
        <w:t xml:space="preserve"> desea información clara y completa, esto da mayor seguridad; como vendedor reforzar la información en medios impresos a través de publicid</w:t>
      </w:r>
      <w:del w:id="260" w:author="JULIA ISABEL ROBERTO" w:date="2022-05-19T17:18:00Z">
        <w:r w:rsidDel="00ED4F6A">
          <w:rPr>
            <w:sz w:val="20"/>
            <w:szCs w:val="20"/>
          </w:rPr>
          <w:delText>ades</w:delText>
        </w:r>
      </w:del>
      <w:ins w:id="261" w:author="JULIA ISABEL ROBERTO" w:date="2022-05-19T17:18:00Z">
        <w:r w:rsidR="00ED4F6A">
          <w:rPr>
            <w:sz w:val="20"/>
            <w:szCs w:val="20"/>
          </w:rPr>
          <w:t>ad</w:t>
        </w:r>
      </w:ins>
      <w:ins w:id="262" w:author="JULIA ISABEL ROBERTO" w:date="2022-05-19T17:19:00Z">
        <w:r w:rsidR="00ED4F6A">
          <w:rPr>
            <w:sz w:val="20"/>
            <w:szCs w:val="20"/>
          </w:rPr>
          <w:t>,</w:t>
        </w:r>
      </w:ins>
      <w:r>
        <w:rPr>
          <w:sz w:val="20"/>
          <w:szCs w:val="20"/>
        </w:rPr>
        <w:t xml:space="preserve"> como en su discurso verbal proyectando confianza, comentando casos exitosos, genera mayor seguridad al cliente y p</w:t>
      </w:r>
      <w:ins w:id="263" w:author="JULIA ISABEL ROBERTO" w:date="2022-05-19T17:19:00Z">
        <w:r w:rsidR="00ED4F6A">
          <w:rPr>
            <w:sz w:val="20"/>
            <w:szCs w:val="20"/>
          </w:rPr>
          <w:t>odrá</w:t>
        </w:r>
      </w:ins>
      <w:del w:id="264" w:author="JULIA ISABEL ROBERTO" w:date="2022-05-19T17:19:00Z">
        <w:r w:rsidDel="00ED4F6A">
          <w:rPr>
            <w:sz w:val="20"/>
            <w:szCs w:val="20"/>
          </w:rPr>
          <w:delText>uedo</w:delText>
        </w:r>
      </w:del>
      <w:r>
        <w:rPr>
          <w:sz w:val="20"/>
          <w:szCs w:val="20"/>
        </w:rPr>
        <w:t xml:space="preserve"> lograr concretar la venta. </w:t>
      </w:r>
    </w:p>
    <w:p w14:paraId="36B7BA0E" w14:textId="77777777" w:rsidR="00ED4F6A" w:rsidRDefault="00ED4F6A">
      <w:pPr>
        <w:spacing w:line="360" w:lineRule="auto"/>
        <w:jc w:val="both"/>
        <w:rPr>
          <w:sz w:val="20"/>
          <w:szCs w:val="20"/>
        </w:rPr>
      </w:pPr>
    </w:p>
    <w:p w14:paraId="000000D4" w14:textId="4B491769" w:rsidR="00F802DC" w:rsidRDefault="0046407F">
      <w:pPr>
        <w:spacing w:line="360" w:lineRule="auto"/>
        <w:jc w:val="both"/>
        <w:rPr>
          <w:sz w:val="20"/>
          <w:szCs w:val="20"/>
        </w:rPr>
      </w:pPr>
      <w:r>
        <w:rPr>
          <w:sz w:val="20"/>
          <w:szCs w:val="20"/>
        </w:rPr>
        <w:t>También existen clientes que están acostumbrados a cotizar o consultar con varias fuentes (proveedores) antes de tomar una decisión</w:t>
      </w:r>
      <w:ins w:id="265" w:author="JULIA ISABEL ROBERTO" w:date="2022-05-19T17:19:00Z">
        <w:r w:rsidR="00F96772">
          <w:rPr>
            <w:sz w:val="20"/>
            <w:szCs w:val="20"/>
          </w:rPr>
          <w:t>;</w:t>
        </w:r>
      </w:ins>
      <w:del w:id="266" w:author="JULIA ISABEL ROBERTO" w:date="2022-05-19T17:19:00Z">
        <w:r w:rsidDel="00F96772">
          <w:rPr>
            <w:sz w:val="20"/>
            <w:szCs w:val="20"/>
          </w:rPr>
          <w:delText>,</w:delText>
        </w:r>
      </w:del>
      <w:r>
        <w:rPr>
          <w:sz w:val="20"/>
          <w:szCs w:val="20"/>
        </w:rPr>
        <w:t xml:space="preserve"> pero si su guion como vendedor es completo y convincente, el cliente no dudará y realizará la compra sin tener que ir a otro lugar. </w:t>
      </w:r>
    </w:p>
    <w:p w14:paraId="000000D5" w14:textId="77777777" w:rsidR="00F802DC" w:rsidRDefault="004C6BAC">
      <w:pPr>
        <w:spacing w:line="360" w:lineRule="auto"/>
        <w:jc w:val="both"/>
        <w:rPr>
          <w:sz w:val="20"/>
          <w:szCs w:val="20"/>
        </w:rPr>
      </w:pPr>
      <w:sdt>
        <w:sdtPr>
          <w:tag w:val="goog_rdk_18"/>
          <w:id w:val="-505290203"/>
        </w:sdtPr>
        <w:sdtEndPr/>
        <w:sdtContent>
          <w:commentRangeStart w:id="267"/>
        </w:sdtContent>
      </w:sdt>
      <w:r w:rsidR="0046407F">
        <w:rPr>
          <w:noProof/>
          <w:sz w:val="20"/>
          <w:szCs w:val="20"/>
        </w:rPr>
        <w:drawing>
          <wp:inline distT="114300" distB="114300" distL="114300" distR="114300" wp14:anchorId="67201165" wp14:editId="54484627">
            <wp:extent cx="3429000" cy="2286000"/>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429000" cy="2286000"/>
                    </a:xfrm>
                    <a:prstGeom prst="rect">
                      <a:avLst/>
                    </a:prstGeom>
                    <a:ln/>
                  </pic:spPr>
                </pic:pic>
              </a:graphicData>
            </a:graphic>
          </wp:inline>
        </w:drawing>
      </w:r>
      <w:commentRangeEnd w:id="267"/>
      <w:r w:rsidR="0046407F">
        <w:commentReference w:id="267"/>
      </w:r>
    </w:p>
    <w:p w14:paraId="000000D6" w14:textId="073223DC" w:rsidR="00F802DC" w:rsidRDefault="0046407F">
      <w:pPr>
        <w:spacing w:line="360" w:lineRule="auto"/>
        <w:jc w:val="both"/>
        <w:rPr>
          <w:sz w:val="20"/>
          <w:szCs w:val="20"/>
        </w:rPr>
      </w:pPr>
      <w:r>
        <w:rPr>
          <w:sz w:val="20"/>
          <w:szCs w:val="20"/>
        </w:rPr>
        <w:t>Muchos clientes</w:t>
      </w:r>
      <w:del w:id="268" w:author="JULIA ISABEL ROBERTO" w:date="2022-05-19T17:19:00Z">
        <w:r w:rsidDel="00895798">
          <w:rPr>
            <w:sz w:val="20"/>
            <w:szCs w:val="20"/>
          </w:rPr>
          <w:delText>,</w:delText>
        </w:r>
      </w:del>
      <w:r>
        <w:rPr>
          <w:sz w:val="20"/>
          <w:szCs w:val="20"/>
        </w:rPr>
        <w:t xml:space="preserve"> buscan beneficios adicionales al hacer compra, para este caso, es muy positivo siempre tener un “as bajo la manga”, cualquier detalle es valorado, ya sea algún descuento o</w:t>
      </w:r>
      <w:del w:id="269" w:author="JULIA ISABEL ROBERTO" w:date="2022-05-19T17:21:00Z">
        <w:r w:rsidDel="00B55432">
          <w:rPr>
            <w:sz w:val="20"/>
            <w:szCs w:val="20"/>
          </w:rPr>
          <w:delText>,</w:delText>
        </w:r>
      </w:del>
      <w:ins w:id="270" w:author="JULIA ISABEL ROBERTO" w:date="2022-05-19T17:21:00Z">
        <w:r w:rsidR="00B55432">
          <w:rPr>
            <w:sz w:val="20"/>
            <w:szCs w:val="20"/>
          </w:rPr>
          <w:t>,</w:t>
        </w:r>
      </w:ins>
      <w:r>
        <w:rPr>
          <w:sz w:val="20"/>
          <w:szCs w:val="20"/>
        </w:rPr>
        <w:t xml:space="preserve"> por ejemplo, si la empresa da obsequios para repartir a clientes no los regale de manera indiscriminada, úselos como herramienta para gestionar las objeciones cuando el cliente busca algo más de lo que compra.</w:t>
      </w:r>
    </w:p>
    <w:p w14:paraId="000000D7" w14:textId="77777777" w:rsidR="00F802DC" w:rsidRDefault="00F802DC">
      <w:pPr>
        <w:spacing w:line="360" w:lineRule="auto"/>
        <w:jc w:val="both"/>
        <w:rPr>
          <w:sz w:val="20"/>
          <w:szCs w:val="20"/>
        </w:rPr>
      </w:pPr>
    </w:p>
    <w:p w14:paraId="000000D8" w14:textId="77777777" w:rsidR="00F802DC" w:rsidRDefault="0046407F">
      <w:pPr>
        <w:spacing w:line="360" w:lineRule="auto"/>
        <w:jc w:val="both"/>
        <w:rPr>
          <w:sz w:val="20"/>
          <w:szCs w:val="20"/>
        </w:rPr>
      </w:pPr>
      <w:r>
        <w:rPr>
          <w:sz w:val="20"/>
          <w:szCs w:val="20"/>
        </w:rPr>
        <w:t xml:space="preserve">Ocasionalmente, una compra compromete a un cliente y cuando alguien no está dispuesto a adquirir alguna responsabilidad por no estar seguro, decide mejor no concretar la compra y busca objeciones que muchas veces pueden no tener justificación. </w:t>
      </w:r>
    </w:p>
    <w:p w14:paraId="000000D9" w14:textId="77777777" w:rsidR="00F802DC" w:rsidRDefault="00F802DC">
      <w:pPr>
        <w:spacing w:line="360" w:lineRule="auto"/>
        <w:jc w:val="both"/>
        <w:rPr>
          <w:sz w:val="20"/>
          <w:szCs w:val="20"/>
        </w:rPr>
      </w:pPr>
    </w:p>
    <w:p w14:paraId="000000DA" w14:textId="77777777" w:rsidR="00F802DC" w:rsidRDefault="0046407F">
      <w:pPr>
        <w:numPr>
          <w:ilvl w:val="0"/>
          <w:numId w:val="5"/>
        </w:numPr>
        <w:spacing w:line="360" w:lineRule="auto"/>
        <w:jc w:val="both"/>
        <w:rPr>
          <w:b/>
          <w:sz w:val="20"/>
          <w:szCs w:val="20"/>
        </w:rPr>
      </w:pPr>
      <w:r>
        <w:rPr>
          <w:b/>
          <w:sz w:val="20"/>
          <w:szCs w:val="20"/>
        </w:rPr>
        <w:t>Gestión de objeciones</w:t>
      </w:r>
      <w:del w:id="271" w:author="JULIA ISABEL ROBERTO" w:date="2022-05-19T17:22:00Z">
        <w:r w:rsidDel="00B516AB">
          <w:rPr>
            <w:b/>
            <w:sz w:val="20"/>
            <w:szCs w:val="20"/>
          </w:rPr>
          <w:delText>.</w:delText>
        </w:r>
      </w:del>
    </w:p>
    <w:p w14:paraId="000000DB" w14:textId="77777777" w:rsidR="00F802DC" w:rsidRDefault="00F802DC">
      <w:pPr>
        <w:spacing w:line="360" w:lineRule="auto"/>
        <w:jc w:val="both"/>
        <w:rPr>
          <w:sz w:val="20"/>
          <w:szCs w:val="20"/>
        </w:rPr>
      </w:pPr>
    </w:p>
    <w:p w14:paraId="000000DC" w14:textId="7EF13079" w:rsidR="00F802DC" w:rsidRDefault="0046407F">
      <w:pPr>
        <w:spacing w:line="360" w:lineRule="auto"/>
        <w:jc w:val="both"/>
        <w:rPr>
          <w:sz w:val="20"/>
          <w:szCs w:val="20"/>
        </w:rPr>
      </w:pPr>
      <w:r>
        <w:rPr>
          <w:sz w:val="20"/>
          <w:szCs w:val="20"/>
        </w:rPr>
        <w:t>Ya en el apartado anterior</w:t>
      </w:r>
      <w:del w:id="272" w:author="JULIA ISABEL ROBERTO" w:date="2022-05-19T17:22:00Z">
        <w:r w:rsidDel="00B516AB">
          <w:rPr>
            <w:sz w:val="20"/>
            <w:szCs w:val="20"/>
          </w:rPr>
          <w:delText>,</w:delText>
        </w:r>
      </w:del>
      <w:r>
        <w:rPr>
          <w:sz w:val="20"/>
          <w:szCs w:val="20"/>
        </w:rPr>
        <w:t xml:space="preserve"> se mencionó un par de técnicas para gestionar las refutaciones de los clientes. Pero, además</w:t>
      </w:r>
      <w:del w:id="273" w:author="JULIA ISABEL ROBERTO" w:date="2022-05-19T17:22:00Z">
        <w:r w:rsidDel="00B516AB">
          <w:rPr>
            <w:sz w:val="20"/>
            <w:szCs w:val="20"/>
          </w:rPr>
          <w:delText>,</w:delText>
        </w:r>
      </w:del>
      <w:r>
        <w:rPr>
          <w:sz w:val="20"/>
          <w:szCs w:val="20"/>
        </w:rPr>
        <w:t xml:space="preserve"> en el contexto de ventas de juegos de suerte y azar, los clientes podrían invocar muchas razones para no comprar, a continuación</w:t>
      </w:r>
      <w:del w:id="274" w:author="JULIA ISABEL ROBERTO" w:date="2022-05-19T17:22:00Z">
        <w:r w:rsidDel="00B516AB">
          <w:rPr>
            <w:sz w:val="20"/>
            <w:szCs w:val="20"/>
          </w:rPr>
          <w:delText>,</w:delText>
        </w:r>
      </w:del>
      <w:r>
        <w:rPr>
          <w:sz w:val="20"/>
          <w:szCs w:val="20"/>
        </w:rPr>
        <w:t xml:space="preserve"> </w:t>
      </w:r>
      <w:del w:id="275" w:author="JULIA ISABEL ROBERTO" w:date="2022-05-19T17:22:00Z">
        <w:r w:rsidDel="00B516AB">
          <w:rPr>
            <w:sz w:val="20"/>
            <w:szCs w:val="20"/>
          </w:rPr>
          <w:delText xml:space="preserve">entre ellas podrían ser </w:delText>
        </w:r>
      </w:del>
      <w:r>
        <w:rPr>
          <w:sz w:val="20"/>
          <w:szCs w:val="20"/>
        </w:rPr>
        <w:t>las más comunes:</w:t>
      </w:r>
    </w:p>
    <w:p w14:paraId="000000DD" w14:textId="77777777" w:rsidR="00F802DC" w:rsidRDefault="00F802DC">
      <w:pPr>
        <w:spacing w:line="360" w:lineRule="auto"/>
        <w:jc w:val="both"/>
        <w:rPr>
          <w:sz w:val="20"/>
          <w:szCs w:val="20"/>
        </w:rPr>
      </w:pPr>
    </w:p>
    <w:p w14:paraId="000000DE" w14:textId="77777777" w:rsidR="00F802DC" w:rsidRDefault="00F802DC">
      <w:pPr>
        <w:spacing w:after="120"/>
        <w:jc w:val="both"/>
        <w:rPr>
          <w:color w:val="231F20"/>
          <w:sz w:val="20"/>
          <w:szCs w:val="20"/>
        </w:rPr>
      </w:pPr>
    </w:p>
    <w:tbl>
      <w:tblPr>
        <w:tblStyle w:val="aff8"/>
        <w:tblW w:w="9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8"/>
      </w:tblGrid>
      <w:tr w:rsidR="00F802DC" w14:paraId="286C6CF2" w14:textId="77777777">
        <w:trPr>
          <w:jc w:val="center"/>
        </w:trPr>
        <w:tc>
          <w:tcPr>
            <w:tcW w:w="9258" w:type="dxa"/>
            <w:shd w:val="clear" w:color="auto" w:fill="E36C09"/>
          </w:tcPr>
          <w:p w14:paraId="000000DF" w14:textId="77777777" w:rsidR="00F802DC" w:rsidRDefault="00F802DC">
            <w:pPr>
              <w:spacing w:after="120"/>
              <w:ind w:left="283"/>
              <w:jc w:val="both"/>
              <w:rPr>
                <w:color w:val="FFFFFF"/>
                <w:sz w:val="20"/>
                <w:szCs w:val="20"/>
              </w:rPr>
            </w:pPr>
          </w:p>
          <w:p w14:paraId="000000E0" w14:textId="77777777" w:rsidR="00F802DC" w:rsidRDefault="0046407F">
            <w:pPr>
              <w:spacing w:after="120"/>
              <w:ind w:left="283"/>
              <w:jc w:val="center"/>
              <w:rPr>
                <w:color w:val="FFFFFF"/>
                <w:sz w:val="20"/>
                <w:szCs w:val="20"/>
              </w:rPr>
            </w:pPr>
            <w:r>
              <w:rPr>
                <w:color w:val="FFFFFF"/>
                <w:sz w:val="20"/>
                <w:szCs w:val="20"/>
              </w:rPr>
              <w:t>Slider ejemplo 5</w:t>
            </w:r>
          </w:p>
          <w:p w14:paraId="000000E1" w14:textId="77777777" w:rsidR="00F802DC" w:rsidRDefault="0046407F">
            <w:pPr>
              <w:spacing w:after="120"/>
              <w:jc w:val="center"/>
              <w:rPr>
                <w:color w:val="FFFFFF"/>
                <w:sz w:val="20"/>
                <w:szCs w:val="20"/>
              </w:rPr>
            </w:pPr>
            <w:r>
              <w:rPr>
                <w:color w:val="FFFFFF"/>
                <w:sz w:val="20"/>
                <w:szCs w:val="20"/>
              </w:rPr>
              <w:t>CF002_4_gestion_</w:t>
            </w:r>
            <w:sdt>
              <w:sdtPr>
                <w:tag w:val="goog_rdk_19"/>
                <w:id w:val="-486946186"/>
              </w:sdtPr>
              <w:sdtEndPr/>
              <w:sdtContent>
                <w:commentRangeStart w:id="276"/>
              </w:sdtContent>
            </w:sdt>
            <w:r>
              <w:rPr>
                <w:color w:val="FFFFFF"/>
                <w:sz w:val="20"/>
                <w:szCs w:val="20"/>
              </w:rPr>
              <w:t>objeciones</w:t>
            </w:r>
            <w:commentRangeEnd w:id="276"/>
            <w:r>
              <w:commentReference w:id="276"/>
            </w:r>
          </w:p>
          <w:p w14:paraId="000000E2" w14:textId="77777777" w:rsidR="00F802DC" w:rsidRDefault="00F802DC">
            <w:pPr>
              <w:spacing w:after="120"/>
              <w:jc w:val="center"/>
              <w:rPr>
                <w:color w:val="231F20"/>
                <w:sz w:val="20"/>
                <w:szCs w:val="20"/>
              </w:rPr>
            </w:pPr>
          </w:p>
        </w:tc>
      </w:tr>
    </w:tbl>
    <w:p w14:paraId="000000E3" w14:textId="77777777" w:rsidR="00F802DC" w:rsidRDefault="00F802DC">
      <w:pPr>
        <w:spacing w:before="240" w:after="240"/>
        <w:jc w:val="both"/>
        <w:rPr>
          <w:sz w:val="20"/>
          <w:szCs w:val="20"/>
        </w:rPr>
      </w:pPr>
    </w:p>
    <w:p w14:paraId="000000E4" w14:textId="77777777" w:rsidR="00F802DC" w:rsidRDefault="00F802DC">
      <w:pPr>
        <w:spacing w:line="360" w:lineRule="auto"/>
        <w:jc w:val="both"/>
        <w:rPr>
          <w:sz w:val="20"/>
          <w:szCs w:val="20"/>
        </w:rPr>
      </w:pPr>
    </w:p>
    <w:p w14:paraId="000000E5" w14:textId="77777777" w:rsidR="00F802DC" w:rsidRDefault="0046407F">
      <w:pPr>
        <w:keepNext/>
        <w:keepLines/>
        <w:numPr>
          <w:ilvl w:val="0"/>
          <w:numId w:val="1"/>
        </w:numPr>
        <w:pBdr>
          <w:top w:val="nil"/>
          <w:left w:val="nil"/>
          <w:bottom w:val="nil"/>
          <w:right w:val="nil"/>
          <w:between w:val="nil"/>
        </w:pBdr>
        <w:spacing w:before="40" w:line="360" w:lineRule="auto"/>
        <w:ind w:left="426"/>
        <w:jc w:val="both"/>
        <w:rPr>
          <w:b/>
          <w:color w:val="000000"/>
          <w:sz w:val="20"/>
          <w:szCs w:val="20"/>
        </w:rPr>
      </w:pPr>
      <w:r>
        <w:rPr>
          <w:b/>
          <w:color w:val="000000"/>
          <w:sz w:val="20"/>
          <w:szCs w:val="20"/>
        </w:rPr>
        <w:lastRenderedPageBreak/>
        <w:t>Cierre de la venta</w:t>
      </w:r>
    </w:p>
    <w:p w14:paraId="000000E6" w14:textId="77777777" w:rsidR="00F802DC" w:rsidRDefault="004C6BAC">
      <w:pPr>
        <w:spacing w:line="360" w:lineRule="auto"/>
        <w:jc w:val="both"/>
        <w:rPr>
          <w:sz w:val="20"/>
          <w:szCs w:val="20"/>
        </w:rPr>
      </w:pPr>
      <w:sdt>
        <w:sdtPr>
          <w:tag w:val="goog_rdk_20"/>
          <w:id w:val="-986233659"/>
        </w:sdtPr>
        <w:sdtEndPr/>
        <w:sdtContent>
          <w:commentRangeStart w:id="277"/>
        </w:sdtContent>
      </w:sdt>
    </w:p>
    <w:p w14:paraId="000000E7" w14:textId="4F43391A" w:rsidR="00F802DC" w:rsidRDefault="0046407F">
      <w:pPr>
        <w:spacing w:line="360" w:lineRule="auto"/>
        <w:jc w:val="both"/>
        <w:rPr>
          <w:sz w:val="20"/>
          <w:szCs w:val="20"/>
        </w:rPr>
      </w:pPr>
      <w:r>
        <w:rPr>
          <w:sz w:val="20"/>
          <w:szCs w:val="20"/>
        </w:rPr>
        <w:t>El objetivo de todo proceso de venta</w:t>
      </w:r>
      <w:del w:id="278" w:author="JULIA ISABEL ROBERTO" w:date="2022-05-19T17:22:00Z">
        <w:r w:rsidDel="00CE5C02">
          <w:rPr>
            <w:sz w:val="20"/>
            <w:szCs w:val="20"/>
          </w:rPr>
          <w:delText>,</w:delText>
        </w:r>
      </w:del>
      <w:r>
        <w:rPr>
          <w:sz w:val="20"/>
          <w:szCs w:val="20"/>
        </w:rPr>
        <w:t xml:space="preserve"> es el cierre, este se refiere a concretar la transacción entre </w:t>
      </w:r>
      <w:ins w:id="279" w:author="JULIA ISABEL ROBERTO" w:date="2022-05-19T17:22:00Z">
        <w:r w:rsidR="00CE5C02">
          <w:rPr>
            <w:sz w:val="20"/>
            <w:szCs w:val="20"/>
          </w:rPr>
          <w:t xml:space="preserve">el </w:t>
        </w:r>
      </w:ins>
      <w:r>
        <w:rPr>
          <w:sz w:val="20"/>
          <w:szCs w:val="20"/>
        </w:rPr>
        <w:t xml:space="preserve">vendedor y </w:t>
      </w:r>
      <w:ins w:id="280" w:author="JULIA ISABEL ROBERTO" w:date="2022-05-19T17:22:00Z">
        <w:r w:rsidR="00CE5C02">
          <w:rPr>
            <w:sz w:val="20"/>
            <w:szCs w:val="20"/>
          </w:rPr>
          <w:t xml:space="preserve">el </w:t>
        </w:r>
      </w:ins>
      <w:r>
        <w:rPr>
          <w:sz w:val="20"/>
          <w:szCs w:val="20"/>
        </w:rPr>
        <w:t xml:space="preserve">cliente, es </w:t>
      </w:r>
      <w:ins w:id="281" w:author="JULIA ISABEL ROBERTO" w:date="2022-05-19T17:23:00Z">
        <w:r w:rsidR="00CE5C02">
          <w:rPr>
            <w:sz w:val="20"/>
            <w:szCs w:val="20"/>
          </w:rPr>
          <w:t xml:space="preserve">el </w:t>
        </w:r>
      </w:ins>
      <w:r>
        <w:rPr>
          <w:sz w:val="20"/>
          <w:szCs w:val="20"/>
        </w:rPr>
        <w:t xml:space="preserve">intercambio de productos y servicios a cambio de un valor monetario. </w:t>
      </w:r>
      <w:commentRangeEnd w:id="277"/>
      <w:r>
        <w:commentReference w:id="277"/>
      </w:r>
    </w:p>
    <w:p w14:paraId="000000E8" w14:textId="77777777" w:rsidR="00F802DC" w:rsidRDefault="0046407F">
      <w:pPr>
        <w:spacing w:line="360" w:lineRule="auto"/>
        <w:jc w:val="both"/>
        <w:rPr>
          <w:sz w:val="20"/>
          <w:szCs w:val="20"/>
        </w:rPr>
      </w:pPr>
      <w:r>
        <w:rPr>
          <w:noProof/>
          <w:sz w:val="20"/>
          <w:szCs w:val="20"/>
        </w:rPr>
        <w:drawing>
          <wp:inline distT="114300" distB="114300" distL="114300" distR="114300" wp14:anchorId="73B826AC" wp14:editId="7AB092E3">
            <wp:extent cx="3429000" cy="2286000"/>
            <wp:effectExtent l="0" t="0" r="0" b="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429000" cy="2286000"/>
                    </a:xfrm>
                    <a:prstGeom prst="rect">
                      <a:avLst/>
                    </a:prstGeom>
                    <a:ln/>
                  </pic:spPr>
                </pic:pic>
              </a:graphicData>
            </a:graphic>
          </wp:inline>
        </w:drawing>
      </w:r>
    </w:p>
    <w:p w14:paraId="000000E9" w14:textId="77777777" w:rsidR="00F802DC" w:rsidRDefault="00F802DC">
      <w:pPr>
        <w:spacing w:line="360" w:lineRule="auto"/>
        <w:jc w:val="both"/>
        <w:rPr>
          <w:sz w:val="20"/>
          <w:szCs w:val="20"/>
        </w:rPr>
      </w:pPr>
    </w:p>
    <w:p w14:paraId="000000EA" w14:textId="77777777" w:rsidR="00F802DC" w:rsidRDefault="0046407F">
      <w:pPr>
        <w:spacing w:line="360" w:lineRule="auto"/>
        <w:jc w:val="both"/>
        <w:rPr>
          <w:sz w:val="20"/>
          <w:szCs w:val="20"/>
        </w:rPr>
      </w:pPr>
      <w:r>
        <w:rPr>
          <w:sz w:val="20"/>
          <w:szCs w:val="20"/>
        </w:rPr>
        <w:t>Los pasos previos descritos durante este programa de formación están enfocados a llegar a que esta tarea se lleve a cabo.</w:t>
      </w:r>
    </w:p>
    <w:p w14:paraId="000000EB" w14:textId="77777777" w:rsidR="00F802DC" w:rsidRDefault="00F802DC">
      <w:pPr>
        <w:spacing w:line="360" w:lineRule="auto"/>
        <w:jc w:val="both"/>
        <w:rPr>
          <w:sz w:val="20"/>
          <w:szCs w:val="20"/>
        </w:rPr>
      </w:pPr>
    </w:p>
    <w:p w14:paraId="000000EC" w14:textId="77777777" w:rsidR="00F802DC" w:rsidRDefault="0046407F">
      <w:pPr>
        <w:keepNext/>
        <w:keepLines/>
        <w:numPr>
          <w:ilvl w:val="1"/>
          <w:numId w:val="1"/>
        </w:numPr>
        <w:pBdr>
          <w:top w:val="nil"/>
          <w:left w:val="nil"/>
          <w:bottom w:val="nil"/>
          <w:right w:val="nil"/>
          <w:between w:val="nil"/>
        </w:pBdr>
        <w:spacing w:before="40" w:line="360" w:lineRule="auto"/>
        <w:ind w:left="709"/>
        <w:jc w:val="both"/>
        <w:rPr>
          <w:b/>
          <w:color w:val="000000"/>
          <w:sz w:val="20"/>
          <w:szCs w:val="20"/>
        </w:rPr>
      </w:pPr>
      <w:bookmarkStart w:id="282" w:name="_heading=h.30j0zll" w:colFirst="0" w:colLast="0"/>
      <w:bookmarkEnd w:id="282"/>
      <w:r>
        <w:rPr>
          <w:b/>
          <w:color w:val="000000"/>
          <w:sz w:val="20"/>
          <w:szCs w:val="20"/>
        </w:rPr>
        <w:t>Algunos errores para cerrar la venta</w:t>
      </w:r>
    </w:p>
    <w:p w14:paraId="000000ED" w14:textId="77777777" w:rsidR="00F802DC" w:rsidRDefault="00F802DC">
      <w:pPr>
        <w:spacing w:line="360" w:lineRule="auto"/>
        <w:jc w:val="both"/>
        <w:rPr>
          <w:sz w:val="20"/>
          <w:szCs w:val="20"/>
        </w:rPr>
      </w:pPr>
    </w:p>
    <w:p w14:paraId="000000EE" w14:textId="54CE280B" w:rsidR="00F802DC" w:rsidRDefault="0046407F">
      <w:pPr>
        <w:spacing w:line="360" w:lineRule="auto"/>
        <w:jc w:val="both"/>
        <w:rPr>
          <w:sz w:val="20"/>
          <w:szCs w:val="20"/>
        </w:rPr>
      </w:pPr>
      <w:r>
        <w:rPr>
          <w:sz w:val="20"/>
          <w:szCs w:val="20"/>
        </w:rPr>
        <w:t>Es importante tener en cuenta todos los consejos ya tratados a lo largo del componente</w:t>
      </w:r>
      <w:ins w:id="283" w:author="JULIA ISABEL ROBERTO" w:date="2022-05-19T17:57:00Z">
        <w:r w:rsidR="00052ADF">
          <w:rPr>
            <w:sz w:val="20"/>
            <w:szCs w:val="20"/>
          </w:rPr>
          <w:t xml:space="preserve">; </w:t>
        </w:r>
      </w:ins>
      <w:del w:id="284" w:author="JULIA ISABEL ROBERTO" w:date="2022-05-19T17:57:00Z">
        <w:r w:rsidDel="00052ADF">
          <w:rPr>
            <w:sz w:val="20"/>
            <w:szCs w:val="20"/>
          </w:rPr>
          <w:delText xml:space="preserve">, </w:delText>
        </w:r>
      </w:del>
      <w:r>
        <w:rPr>
          <w:sz w:val="20"/>
          <w:szCs w:val="20"/>
        </w:rPr>
        <w:t>sin embargo, se puede complementar y reiterar la importancia de que el vendedor debe escuchar más de lo que habla. La información que se brinde al cliente depende del tipo de cliente. Tener en cuenta que no debe presionar al cliente</w:t>
      </w:r>
      <w:ins w:id="285" w:author="JULIA ISABEL ROBERTO" w:date="2022-05-19T17:58:00Z">
        <w:r w:rsidR="00052ADF">
          <w:rPr>
            <w:sz w:val="20"/>
            <w:szCs w:val="20"/>
          </w:rPr>
          <w:t>,</w:t>
        </w:r>
      </w:ins>
      <w:r>
        <w:rPr>
          <w:sz w:val="20"/>
          <w:szCs w:val="20"/>
        </w:rPr>
        <w:t xml:space="preserve"> ni confundirlo con exceso de información o palabras que denotan acoso o persistencia para la compra.</w:t>
      </w:r>
    </w:p>
    <w:p w14:paraId="000000EF" w14:textId="77777777" w:rsidR="00F802DC" w:rsidRDefault="00F802DC">
      <w:pPr>
        <w:spacing w:line="360" w:lineRule="auto"/>
        <w:jc w:val="both"/>
        <w:rPr>
          <w:sz w:val="20"/>
          <w:szCs w:val="20"/>
        </w:rPr>
      </w:pPr>
    </w:p>
    <w:p w14:paraId="000000F0" w14:textId="0DC853EE" w:rsidR="00F802DC" w:rsidRDefault="00580516">
      <w:pPr>
        <w:spacing w:line="360" w:lineRule="auto"/>
        <w:jc w:val="both"/>
        <w:rPr>
          <w:sz w:val="20"/>
          <w:szCs w:val="20"/>
        </w:rPr>
      </w:pPr>
      <w:ins w:id="286" w:author="JULIA ISABEL ROBERTO" w:date="2022-05-19T17:58:00Z">
        <w:r>
          <w:rPr>
            <w:sz w:val="20"/>
            <w:szCs w:val="20"/>
          </w:rPr>
          <w:t>A</w:t>
        </w:r>
      </w:ins>
      <w:ins w:id="287" w:author="JULIA ISABEL ROBERTO" w:date="2022-05-19T17:59:00Z">
        <w:r>
          <w:rPr>
            <w:sz w:val="20"/>
            <w:szCs w:val="20"/>
          </w:rPr>
          <w:t xml:space="preserve"> continuación algunos e</w:t>
        </w:r>
      </w:ins>
      <w:del w:id="288" w:author="JULIA ISABEL ROBERTO" w:date="2022-05-19T17:59:00Z">
        <w:r w:rsidR="0046407F" w:rsidDel="00580516">
          <w:rPr>
            <w:sz w:val="20"/>
            <w:szCs w:val="20"/>
          </w:rPr>
          <w:delText>E</w:delText>
        </w:r>
      </w:del>
      <w:r w:rsidR="0046407F">
        <w:rPr>
          <w:sz w:val="20"/>
          <w:szCs w:val="20"/>
        </w:rPr>
        <w:t>jemplos de expresiones acosadoras:</w:t>
      </w:r>
    </w:p>
    <w:p w14:paraId="000000F1" w14:textId="77777777" w:rsidR="00F802DC" w:rsidRDefault="004C6BAC">
      <w:pPr>
        <w:numPr>
          <w:ilvl w:val="0"/>
          <w:numId w:val="2"/>
        </w:numPr>
        <w:pBdr>
          <w:top w:val="nil"/>
          <w:left w:val="nil"/>
          <w:bottom w:val="nil"/>
          <w:right w:val="nil"/>
          <w:between w:val="nil"/>
        </w:pBdr>
        <w:spacing w:line="360" w:lineRule="auto"/>
        <w:jc w:val="both"/>
        <w:rPr>
          <w:sz w:val="20"/>
          <w:szCs w:val="20"/>
        </w:rPr>
      </w:pPr>
      <w:sdt>
        <w:sdtPr>
          <w:tag w:val="goog_rdk_21"/>
          <w:id w:val="287167861"/>
        </w:sdtPr>
        <w:sdtEndPr/>
        <w:sdtContent>
          <w:commentRangeStart w:id="289"/>
        </w:sdtContent>
      </w:sdt>
      <w:r w:rsidR="0046407F">
        <w:rPr>
          <w:color w:val="000000"/>
          <w:sz w:val="20"/>
          <w:szCs w:val="20"/>
        </w:rPr>
        <w:t>Este chance es el que mejor paga de todos.</w:t>
      </w:r>
    </w:p>
    <w:p w14:paraId="000000F2" w14:textId="77777777" w:rsidR="00F802DC" w:rsidRDefault="0046407F">
      <w:pPr>
        <w:numPr>
          <w:ilvl w:val="0"/>
          <w:numId w:val="2"/>
        </w:numPr>
        <w:pBdr>
          <w:top w:val="nil"/>
          <w:left w:val="nil"/>
          <w:bottom w:val="nil"/>
          <w:right w:val="nil"/>
          <w:between w:val="nil"/>
        </w:pBdr>
        <w:spacing w:line="360" w:lineRule="auto"/>
        <w:jc w:val="both"/>
        <w:rPr>
          <w:sz w:val="20"/>
          <w:szCs w:val="20"/>
        </w:rPr>
      </w:pPr>
      <w:r>
        <w:rPr>
          <w:color w:val="000000"/>
          <w:sz w:val="20"/>
          <w:szCs w:val="20"/>
        </w:rPr>
        <w:t xml:space="preserve">Este es el premio que </w:t>
      </w:r>
      <w:del w:id="290" w:author="JULIA ISABEL ROBERTO" w:date="2022-05-19T18:01:00Z">
        <w:r w:rsidDel="00785FEF">
          <w:rPr>
            <w:color w:val="000000"/>
            <w:sz w:val="20"/>
            <w:szCs w:val="20"/>
          </w:rPr>
          <w:delText xml:space="preserve">usted </w:delText>
        </w:r>
      </w:del>
      <w:r>
        <w:rPr>
          <w:color w:val="000000"/>
          <w:sz w:val="20"/>
          <w:szCs w:val="20"/>
        </w:rPr>
        <w:t>necesita para salir de sus dificultades.</w:t>
      </w:r>
    </w:p>
    <w:p w14:paraId="000000F3" w14:textId="2980FA3C" w:rsidR="00F802DC" w:rsidRDefault="0046407F">
      <w:pPr>
        <w:numPr>
          <w:ilvl w:val="0"/>
          <w:numId w:val="2"/>
        </w:numPr>
        <w:pBdr>
          <w:top w:val="nil"/>
          <w:left w:val="nil"/>
          <w:bottom w:val="nil"/>
          <w:right w:val="nil"/>
          <w:between w:val="nil"/>
        </w:pBdr>
        <w:spacing w:line="360" w:lineRule="auto"/>
        <w:jc w:val="both"/>
        <w:rPr>
          <w:sz w:val="20"/>
          <w:szCs w:val="20"/>
        </w:rPr>
      </w:pPr>
      <w:r>
        <w:rPr>
          <w:color w:val="000000"/>
          <w:sz w:val="20"/>
          <w:szCs w:val="20"/>
        </w:rPr>
        <w:t>Si tiene</w:t>
      </w:r>
      <w:del w:id="291" w:author="JULIA ISABEL ROBERTO" w:date="2022-05-19T18:01:00Z">
        <w:r w:rsidDel="00785FEF">
          <w:rPr>
            <w:color w:val="000000"/>
            <w:sz w:val="20"/>
            <w:szCs w:val="20"/>
          </w:rPr>
          <w:delText>s</w:delText>
        </w:r>
      </w:del>
      <w:r>
        <w:rPr>
          <w:color w:val="000000"/>
          <w:sz w:val="20"/>
          <w:szCs w:val="20"/>
        </w:rPr>
        <w:t xml:space="preserve"> problemas financieros</w:t>
      </w:r>
      <w:del w:id="292" w:author="JULIA ISABEL ROBERTO" w:date="2022-05-19T18:01:00Z">
        <w:r w:rsidDel="00785FEF">
          <w:rPr>
            <w:color w:val="000000"/>
            <w:sz w:val="20"/>
            <w:szCs w:val="20"/>
          </w:rPr>
          <w:delText>,</w:delText>
        </w:r>
      </w:del>
      <w:r>
        <w:rPr>
          <w:color w:val="000000"/>
          <w:sz w:val="20"/>
          <w:szCs w:val="20"/>
        </w:rPr>
        <w:t xml:space="preserve"> esta es la apuesta perfecta.</w:t>
      </w:r>
    </w:p>
    <w:p w14:paraId="000000F4" w14:textId="77777777" w:rsidR="00F802DC" w:rsidRDefault="0046407F">
      <w:pPr>
        <w:numPr>
          <w:ilvl w:val="0"/>
          <w:numId w:val="2"/>
        </w:numPr>
        <w:pBdr>
          <w:top w:val="nil"/>
          <w:left w:val="nil"/>
          <w:bottom w:val="nil"/>
          <w:right w:val="nil"/>
          <w:between w:val="nil"/>
        </w:pBdr>
        <w:spacing w:line="360" w:lineRule="auto"/>
        <w:jc w:val="both"/>
        <w:rPr>
          <w:sz w:val="20"/>
          <w:szCs w:val="20"/>
        </w:rPr>
      </w:pPr>
      <w:r>
        <w:rPr>
          <w:color w:val="000000"/>
          <w:sz w:val="20"/>
          <w:szCs w:val="20"/>
        </w:rPr>
        <w:t>Es mejor que se apresure, pues hoy mismo es el sorteo.</w:t>
      </w:r>
    </w:p>
    <w:p w14:paraId="000000F5" w14:textId="77777777" w:rsidR="00F802DC" w:rsidRDefault="0046407F">
      <w:pPr>
        <w:numPr>
          <w:ilvl w:val="0"/>
          <w:numId w:val="2"/>
        </w:numPr>
        <w:pBdr>
          <w:top w:val="nil"/>
          <w:left w:val="nil"/>
          <w:bottom w:val="nil"/>
          <w:right w:val="nil"/>
          <w:between w:val="nil"/>
        </w:pBdr>
        <w:spacing w:line="360" w:lineRule="auto"/>
        <w:jc w:val="both"/>
        <w:rPr>
          <w:sz w:val="20"/>
          <w:szCs w:val="20"/>
        </w:rPr>
      </w:pPr>
      <w:r>
        <w:rPr>
          <w:color w:val="000000"/>
          <w:sz w:val="20"/>
          <w:szCs w:val="20"/>
        </w:rPr>
        <w:t>Hay muchas personas interesadas en comprar este servicio.</w:t>
      </w:r>
    </w:p>
    <w:p w14:paraId="000000F6" w14:textId="09DBDDEE" w:rsidR="00F802DC" w:rsidRDefault="0046407F">
      <w:pPr>
        <w:numPr>
          <w:ilvl w:val="0"/>
          <w:numId w:val="2"/>
        </w:numPr>
        <w:pBdr>
          <w:top w:val="nil"/>
          <w:left w:val="nil"/>
          <w:bottom w:val="nil"/>
          <w:right w:val="nil"/>
          <w:between w:val="nil"/>
        </w:pBdr>
        <w:spacing w:line="360" w:lineRule="auto"/>
        <w:jc w:val="both"/>
        <w:rPr>
          <w:sz w:val="20"/>
          <w:szCs w:val="20"/>
        </w:rPr>
      </w:pPr>
      <w:r>
        <w:rPr>
          <w:color w:val="000000"/>
          <w:sz w:val="20"/>
          <w:szCs w:val="20"/>
        </w:rPr>
        <w:t>Es la mejor inversión que pued</w:t>
      </w:r>
      <w:del w:id="293" w:author="JULIA ISABEL ROBERTO" w:date="2022-05-19T18:01:00Z">
        <w:r w:rsidDel="002C06F8">
          <w:rPr>
            <w:color w:val="000000"/>
            <w:sz w:val="20"/>
            <w:szCs w:val="20"/>
          </w:rPr>
          <w:delText>a</w:delText>
        </w:r>
      </w:del>
      <w:ins w:id="294" w:author="JULIA ISABEL ROBERTO" w:date="2022-05-19T18:01:00Z">
        <w:r w:rsidR="002C06F8">
          <w:rPr>
            <w:color w:val="000000"/>
            <w:sz w:val="20"/>
            <w:szCs w:val="20"/>
          </w:rPr>
          <w:t>e</w:t>
        </w:r>
      </w:ins>
      <w:r>
        <w:rPr>
          <w:color w:val="000000"/>
          <w:sz w:val="20"/>
          <w:szCs w:val="20"/>
        </w:rPr>
        <w:t xml:space="preserve"> hacer.</w:t>
      </w:r>
      <w:commentRangeEnd w:id="289"/>
      <w:r>
        <w:commentReference w:id="289"/>
      </w:r>
    </w:p>
    <w:p w14:paraId="000000F7" w14:textId="77777777" w:rsidR="00F802DC" w:rsidRDefault="00F802DC">
      <w:pPr>
        <w:spacing w:line="360" w:lineRule="auto"/>
        <w:jc w:val="both"/>
        <w:rPr>
          <w:sz w:val="20"/>
          <w:szCs w:val="20"/>
        </w:rPr>
      </w:pPr>
    </w:p>
    <w:p w14:paraId="000000F8" w14:textId="4768A6D7" w:rsidR="00F802DC" w:rsidRDefault="0046407F">
      <w:pPr>
        <w:spacing w:line="360" w:lineRule="auto"/>
        <w:jc w:val="both"/>
        <w:rPr>
          <w:sz w:val="20"/>
          <w:szCs w:val="20"/>
        </w:rPr>
      </w:pPr>
      <w:r>
        <w:rPr>
          <w:sz w:val="20"/>
          <w:szCs w:val="20"/>
        </w:rPr>
        <w:lastRenderedPageBreak/>
        <w:t>Cuando un vendedor cae en este “acoso” (</w:t>
      </w:r>
      <w:ins w:id="295" w:author="JULIA ISABEL ROBERTO" w:date="2022-05-19T18:01:00Z">
        <w:r w:rsidR="00E96088">
          <w:rPr>
            <w:sz w:val="20"/>
            <w:szCs w:val="20"/>
          </w:rPr>
          <w:t>m</w:t>
        </w:r>
      </w:ins>
      <w:del w:id="296" w:author="JULIA ISABEL ROBERTO" w:date="2022-05-19T18:01:00Z">
        <w:r w:rsidDel="00E96088">
          <w:rPr>
            <w:sz w:val="20"/>
            <w:szCs w:val="20"/>
          </w:rPr>
          <w:delText>M</w:delText>
        </w:r>
      </w:del>
      <w:r>
        <w:rPr>
          <w:sz w:val="20"/>
          <w:szCs w:val="20"/>
        </w:rPr>
        <w:t>uchas veces sin saberlo), el cliente inmediatamente lo percibe, se genera desconfianza y contrarresta esta situación marchándose del punto de venta, por lo cual una venta se ha perdido.</w:t>
      </w:r>
    </w:p>
    <w:p w14:paraId="000000F9" w14:textId="77777777" w:rsidR="00F802DC" w:rsidRDefault="00F802DC">
      <w:pPr>
        <w:spacing w:line="360" w:lineRule="auto"/>
        <w:jc w:val="both"/>
        <w:rPr>
          <w:sz w:val="20"/>
          <w:szCs w:val="20"/>
        </w:rPr>
      </w:pPr>
    </w:p>
    <w:p w14:paraId="000000FA" w14:textId="05AC57C1" w:rsidR="00F802DC" w:rsidRDefault="0046407F">
      <w:pPr>
        <w:spacing w:line="360" w:lineRule="auto"/>
        <w:jc w:val="both"/>
        <w:rPr>
          <w:sz w:val="20"/>
          <w:szCs w:val="20"/>
        </w:rPr>
      </w:pPr>
      <w:r>
        <w:rPr>
          <w:sz w:val="20"/>
          <w:szCs w:val="20"/>
        </w:rPr>
        <w:t xml:space="preserve">Otro error es caer en la mala atención </w:t>
      </w:r>
      <w:ins w:id="297" w:author="JULIA ISABEL ROBERTO" w:date="2022-05-19T18:03:00Z">
        <w:r w:rsidR="00622F1D">
          <w:rPr>
            <w:sz w:val="20"/>
            <w:szCs w:val="20"/>
          </w:rPr>
          <w:t>a</w:t>
        </w:r>
      </w:ins>
      <w:del w:id="298" w:author="JULIA ISABEL ROBERTO" w:date="2022-05-19T18:03:00Z">
        <w:r w:rsidDel="00622F1D">
          <w:rPr>
            <w:sz w:val="20"/>
            <w:szCs w:val="20"/>
          </w:rPr>
          <w:delText>de</w:delText>
        </w:r>
      </w:del>
      <w:r>
        <w:rPr>
          <w:sz w:val="20"/>
          <w:szCs w:val="20"/>
        </w:rPr>
        <w:t>l cliente</w:t>
      </w:r>
      <w:ins w:id="299" w:author="JULIA ISABEL ROBERTO" w:date="2022-05-19T18:04:00Z">
        <w:r w:rsidR="00622F1D">
          <w:rPr>
            <w:sz w:val="20"/>
            <w:szCs w:val="20"/>
          </w:rPr>
          <w:t>;</w:t>
        </w:r>
      </w:ins>
      <w:del w:id="300" w:author="JULIA ISABEL ROBERTO" w:date="2022-05-19T18:03:00Z">
        <w:r w:rsidDel="00622F1D">
          <w:rPr>
            <w:sz w:val="20"/>
            <w:szCs w:val="20"/>
          </w:rPr>
          <w:delText>,</w:delText>
        </w:r>
      </w:del>
      <w:r>
        <w:rPr>
          <w:sz w:val="20"/>
          <w:szCs w:val="20"/>
        </w:rPr>
        <w:t xml:space="preserve"> sin embargo, este aspecto ya se ha visto en el apartado </w:t>
      </w:r>
      <w:ins w:id="301" w:author="JULIA ISABEL ROBERTO" w:date="2022-05-19T18:04:00Z">
        <w:r w:rsidR="00622F1D">
          <w:rPr>
            <w:b/>
            <w:sz w:val="20"/>
            <w:szCs w:val="20"/>
          </w:rPr>
          <w:t>s</w:t>
        </w:r>
      </w:ins>
      <w:del w:id="302" w:author="JULIA ISABEL ROBERTO" w:date="2022-05-19T18:04:00Z">
        <w:r w:rsidDel="00622F1D">
          <w:rPr>
            <w:b/>
            <w:sz w:val="20"/>
            <w:szCs w:val="20"/>
          </w:rPr>
          <w:delText>S</w:delText>
        </w:r>
      </w:del>
      <w:r>
        <w:rPr>
          <w:b/>
          <w:sz w:val="20"/>
          <w:szCs w:val="20"/>
        </w:rPr>
        <w:t>ervicio al cliente</w:t>
      </w:r>
      <w:r>
        <w:rPr>
          <w:sz w:val="20"/>
          <w:szCs w:val="20"/>
        </w:rPr>
        <w:t>.</w:t>
      </w:r>
    </w:p>
    <w:p w14:paraId="000000FB" w14:textId="77777777" w:rsidR="00F802DC" w:rsidRDefault="00F802DC">
      <w:pPr>
        <w:spacing w:line="360" w:lineRule="auto"/>
        <w:jc w:val="both"/>
        <w:rPr>
          <w:sz w:val="20"/>
          <w:szCs w:val="20"/>
        </w:rPr>
      </w:pPr>
    </w:p>
    <w:p w14:paraId="000000FC" w14:textId="77777777" w:rsidR="00F802DC" w:rsidRDefault="0046407F">
      <w:pPr>
        <w:keepNext/>
        <w:keepLines/>
        <w:numPr>
          <w:ilvl w:val="1"/>
          <w:numId w:val="1"/>
        </w:numPr>
        <w:pBdr>
          <w:top w:val="nil"/>
          <w:left w:val="nil"/>
          <w:bottom w:val="nil"/>
          <w:right w:val="nil"/>
          <w:between w:val="nil"/>
        </w:pBdr>
        <w:spacing w:before="40" w:line="360" w:lineRule="auto"/>
        <w:ind w:left="709"/>
        <w:jc w:val="both"/>
        <w:rPr>
          <w:b/>
          <w:color w:val="000000"/>
          <w:sz w:val="20"/>
          <w:szCs w:val="20"/>
        </w:rPr>
      </w:pPr>
      <w:r>
        <w:rPr>
          <w:b/>
          <w:color w:val="000000"/>
          <w:sz w:val="20"/>
          <w:szCs w:val="20"/>
        </w:rPr>
        <w:t>Prácticas para cerrar la venta</w:t>
      </w:r>
    </w:p>
    <w:p w14:paraId="000000FD" w14:textId="77777777" w:rsidR="00F802DC" w:rsidRDefault="00F802DC">
      <w:pPr>
        <w:spacing w:line="360" w:lineRule="auto"/>
        <w:jc w:val="both"/>
        <w:rPr>
          <w:sz w:val="20"/>
          <w:szCs w:val="20"/>
        </w:rPr>
      </w:pPr>
    </w:p>
    <w:p w14:paraId="000000FE" w14:textId="50DFD472" w:rsidR="00F802DC" w:rsidRDefault="0046407F">
      <w:pPr>
        <w:spacing w:line="360" w:lineRule="auto"/>
        <w:jc w:val="both"/>
        <w:rPr>
          <w:sz w:val="20"/>
          <w:szCs w:val="20"/>
        </w:rPr>
      </w:pPr>
      <w:r>
        <w:rPr>
          <w:sz w:val="20"/>
          <w:szCs w:val="20"/>
        </w:rPr>
        <w:t>Las estrategias para cerrar la venta no se enfocan en la venta del producto, sino</w:t>
      </w:r>
      <w:ins w:id="303" w:author="JULIA ISABEL ROBERTO" w:date="2022-05-19T18:05:00Z">
        <w:r w:rsidR="00526FC6">
          <w:rPr>
            <w:sz w:val="20"/>
            <w:szCs w:val="20"/>
          </w:rPr>
          <w:t xml:space="preserve"> en</w:t>
        </w:r>
      </w:ins>
      <w:r>
        <w:rPr>
          <w:sz w:val="20"/>
          <w:szCs w:val="20"/>
        </w:rPr>
        <w:t xml:space="preserve"> cómo ayudar a un cliente con dudas a tomar una decisión; es normal que los clientes tengan temores en fallar en sus elecciones y quizás requiera</w:t>
      </w:r>
      <w:ins w:id="304" w:author="JULIA ISABEL ROBERTO" w:date="2022-05-19T18:07:00Z">
        <w:r w:rsidR="00E643EE">
          <w:rPr>
            <w:sz w:val="20"/>
            <w:szCs w:val="20"/>
          </w:rPr>
          <w:t>n</w:t>
        </w:r>
      </w:ins>
      <w:r>
        <w:rPr>
          <w:sz w:val="20"/>
          <w:szCs w:val="20"/>
        </w:rPr>
        <w:t xml:space="preserve"> enterarse de otras opciones de apuestas. Si bien hay clientes que pueden requerir más tiempo y trabajo, el vendedor siempre debe mostrarse positivo, con una actitud animada y amable. Es importante que el vendedor esté atento a las señales de compra</w:t>
      </w:r>
      <w:ins w:id="305" w:author="JULIA ISABEL ROBERTO" w:date="2022-05-19T18:08:00Z">
        <w:r w:rsidR="00E643EE">
          <w:rPr>
            <w:sz w:val="20"/>
            <w:szCs w:val="20"/>
          </w:rPr>
          <w:t>.</w:t>
        </w:r>
      </w:ins>
      <w:del w:id="306" w:author="JULIA ISABEL ROBERTO" w:date="2022-05-19T18:08:00Z">
        <w:r w:rsidDel="00E643EE">
          <w:rPr>
            <w:sz w:val="20"/>
            <w:szCs w:val="20"/>
          </w:rPr>
          <w:delText>;</w:delText>
        </w:r>
      </w:del>
      <w:r>
        <w:rPr>
          <w:sz w:val="20"/>
          <w:szCs w:val="20"/>
        </w:rPr>
        <w:t xml:space="preserve"> Los dos tipos de “señales de compra” que el cliente puede emitir son: verbales y no verbales</w:t>
      </w:r>
      <w:del w:id="307" w:author="JULIA ISABEL ROBERTO" w:date="2022-05-19T18:10:00Z">
        <w:r w:rsidDel="00D17991">
          <w:rPr>
            <w:sz w:val="20"/>
            <w:szCs w:val="20"/>
          </w:rPr>
          <w:delText>.</w:delText>
        </w:r>
      </w:del>
      <w:r>
        <w:rPr>
          <w:sz w:val="20"/>
          <w:szCs w:val="20"/>
        </w:rPr>
        <w:t xml:space="preserve"> (CEUPE, 2020).</w:t>
      </w:r>
    </w:p>
    <w:p w14:paraId="000000FF" w14:textId="77777777" w:rsidR="00F802DC" w:rsidRDefault="00F802DC">
      <w:pPr>
        <w:spacing w:after="120"/>
        <w:jc w:val="both"/>
        <w:rPr>
          <w:color w:val="231F20"/>
          <w:sz w:val="20"/>
          <w:szCs w:val="20"/>
        </w:rPr>
      </w:pPr>
    </w:p>
    <w:tbl>
      <w:tblPr>
        <w:tblStyle w:val="aff9"/>
        <w:tblW w:w="9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8"/>
      </w:tblGrid>
      <w:tr w:rsidR="00F802DC" w14:paraId="00B1D6B7" w14:textId="77777777">
        <w:trPr>
          <w:jc w:val="center"/>
        </w:trPr>
        <w:tc>
          <w:tcPr>
            <w:tcW w:w="9258" w:type="dxa"/>
            <w:shd w:val="clear" w:color="auto" w:fill="E36C09"/>
          </w:tcPr>
          <w:p w14:paraId="00000100" w14:textId="77777777" w:rsidR="00F802DC" w:rsidRDefault="00F802DC">
            <w:pPr>
              <w:spacing w:after="120"/>
              <w:ind w:left="283"/>
              <w:jc w:val="both"/>
              <w:rPr>
                <w:color w:val="FFFFFF"/>
                <w:sz w:val="20"/>
                <w:szCs w:val="20"/>
              </w:rPr>
            </w:pPr>
          </w:p>
          <w:p w14:paraId="00000101" w14:textId="77777777" w:rsidR="00F802DC" w:rsidRDefault="0046407F">
            <w:pPr>
              <w:spacing w:after="120"/>
              <w:ind w:left="283"/>
              <w:jc w:val="center"/>
              <w:rPr>
                <w:color w:val="FFFFFF"/>
                <w:sz w:val="20"/>
                <w:szCs w:val="20"/>
              </w:rPr>
            </w:pPr>
            <w:proofErr w:type="spellStart"/>
            <w:r>
              <w:rPr>
                <w:color w:val="FFFFFF"/>
                <w:sz w:val="20"/>
                <w:szCs w:val="20"/>
              </w:rPr>
              <w:t>Pestañas_tab</w:t>
            </w:r>
            <w:proofErr w:type="spellEnd"/>
          </w:p>
          <w:p w14:paraId="00000102" w14:textId="77777777" w:rsidR="00F802DC" w:rsidRDefault="004C6BAC">
            <w:pPr>
              <w:spacing w:after="120"/>
              <w:jc w:val="center"/>
              <w:rPr>
                <w:color w:val="FFFFFF"/>
                <w:sz w:val="20"/>
                <w:szCs w:val="20"/>
              </w:rPr>
            </w:pPr>
            <w:sdt>
              <w:sdtPr>
                <w:tag w:val="goog_rdk_22"/>
                <w:id w:val="926541656"/>
              </w:sdtPr>
              <w:sdtEndPr/>
              <w:sdtContent>
                <w:commentRangeStart w:id="308"/>
              </w:sdtContent>
            </w:sdt>
            <w:r w:rsidR="0046407F">
              <w:rPr>
                <w:color w:val="FFFFFF"/>
                <w:sz w:val="20"/>
                <w:szCs w:val="20"/>
              </w:rPr>
              <w:t>CF002_5_2_señales</w:t>
            </w:r>
            <w:commentRangeEnd w:id="308"/>
            <w:r w:rsidR="0046407F">
              <w:commentReference w:id="308"/>
            </w:r>
          </w:p>
          <w:p w14:paraId="00000103" w14:textId="77777777" w:rsidR="00F802DC" w:rsidRDefault="00F802DC">
            <w:pPr>
              <w:spacing w:after="120"/>
              <w:jc w:val="both"/>
              <w:rPr>
                <w:color w:val="231F20"/>
                <w:sz w:val="20"/>
                <w:szCs w:val="20"/>
              </w:rPr>
            </w:pPr>
          </w:p>
        </w:tc>
      </w:tr>
    </w:tbl>
    <w:p w14:paraId="00000104" w14:textId="77777777" w:rsidR="00F802DC" w:rsidRDefault="00F802DC">
      <w:pPr>
        <w:pBdr>
          <w:top w:val="nil"/>
          <w:left w:val="nil"/>
          <w:bottom w:val="nil"/>
          <w:right w:val="nil"/>
          <w:between w:val="nil"/>
        </w:pBdr>
        <w:spacing w:line="360" w:lineRule="auto"/>
        <w:jc w:val="both"/>
        <w:rPr>
          <w:sz w:val="20"/>
          <w:szCs w:val="20"/>
        </w:rPr>
      </w:pPr>
    </w:p>
    <w:p w14:paraId="00000105" w14:textId="4686474B" w:rsidR="00F802DC" w:rsidDel="00551798" w:rsidRDefault="00F802DC">
      <w:pPr>
        <w:spacing w:line="360" w:lineRule="auto"/>
        <w:ind w:left="360"/>
        <w:jc w:val="both"/>
        <w:rPr>
          <w:del w:id="309" w:author="JULIA ISABEL ROBERTO" w:date="2022-05-19T18:10:00Z"/>
          <w:sz w:val="20"/>
          <w:szCs w:val="20"/>
        </w:rPr>
      </w:pPr>
    </w:p>
    <w:p w14:paraId="00000106" w14:textId="1FC46DC8" w:rsidR="00F802DC" w:rsidRDefault="0046407F">
      <w:pPr>
        <w:keepNext/>
        <w:keepLines/>
        <w:numPr>
          <w:ilvl w:val="1"/>
          <w:numId w:val="1"/>
        </w:numPr>
        <w:pBdr>
          <w:top w:val="nil"/>
          <w:left w:val="nil"/>
          <w:bottom w:val="nil"/>
          <w:right w:val="nil"/>
          <w:between w:val="nil"/>
        </w:pBdr>
        <w:spacing w:before="40" w:line="360" w:lineRule="auto"/>
        <w:ind w:left="709"/>
        <w:jc w:val="both"/>
        <w:rPr>
          <w:ins w:id="310" w:author="JULIA ISABEL ROBERTO" w:date="2022-05-19T18:10:00Z"/>
          <w:b/>
          <w:color w:val="000000"/>
          <w:sz w:val="20"/>
          <w:szCs w:val="20"/>
        </w:rPr>
      </w:pPr>
      <w:r>
        <w:rPr>
          <w:b/>
          <w:color w:val="000000"/>
          <w:sz w:val="20"/>
          <w:szCs w:val="20"/>
        </w:rPr>
        <w:t>Tipos de cierre</w:t>
      </w:r>
    </w:p>
    <w:p w14:paraId="4DB4638D" w14:textId="77777777" w:rsidR="00551798" w:rsidRDefault="00551798" w:rsidP="00551798">
      <w:pPr>
        <w:keepNext/>
        <w:keepLines/>
        <w:pBdr>
          <w:top w:val="nil"/>
          <w:left w:val="nil"/>
          <w:bottom w:val="nil"/>
          <w:right w:val="nil"/>
          <w:between w:val="nil"/>
        </w:pBdr>
        <w:spacing w:before="40" w:line="360" w:lineRule="auto"/>
        <w:ind w:left="709"/>
        <w:jc w:val="both"/>
        <w:rPr>
          <w:b/>
          <w:color w:val="000000"/>
          <w:sz w:val="20"/>
          <w:szCs w:val="20"/>
        </w:rPr>
        <w:pPrChange w:id="311" w:author="JULIA ISABEL ROBERTO" w:date="2022-05-19T18:10:00Z">
          <w:pPr>
            <w:keepNext/>
            <w:keepLines/>
            <w:numPr>
              <w:ilvl w:val="1"/>
              <w:numId w:val="1"/>
            </w:numPr>
            <w:pBdr>
              <w:top w:val="nil"/>
              <w:left w:val="nil"/>
              <w:bottom w:val="nil"/>
              <w:right w:val="nil"/>
              <w:between w:val="nil"/>
            </w:pBdr>
            <w:spacing w:before="40" w:line="360" w:lineRule="auto"/>
            <w:ind w:left="709" w:hanging="720"/>
            <w:jc w:val="both"/>
          </w:pPr>
        </w:pPrChange>
      </w:pPr>
    </w:p>
    <w:p w14:paraId="00000107" w14:textId="2A2D98B3" w:rsidR="00F802DC" w:rsidRDefault="0046407F">
      <w:pPr>
        <w:spacing w:line="360" w:lineRule="auto"/>
        <w:jc w:val="both"/>
        <w:rPr>
          <w:sz w:val="20"/>
          <w:szCs w:val="20"/>
        </w:rPr>
      </w:pPr>
      <w:r>
        <w:rPr>
          <w:sz w:val="20"/>
          <w:szCs w:val="20"/>
        </w:rPr>
        <w:t>Una vez</w:t>
      </w:r>
      <w:del w:id="312" w:author="JULIA ISABEL ROBERTO" w:date="2022-05-19T18:10:00Z">
        <w:r w:rsidDel="00B0692E">
          <w:rPr>
            <w:sz w:val="20"/>
            <w:szCs w:val="20"/>
          </w:rPr>
          <w:delText>,</w:delText>
        </w:r>
      </w:del>
      <w:r>
        <w:rPr>
          <w:sz w:val="20"/>
          <w:szCs w:val="20"/>
        </w:rPr>
        <w:t xml:space="preserve"> el vendedor haya logrado ganar la atención del cliente y este se sienta motivado a adquirir el producto</w:t>
      </w:r>
      <w:del w:id="313" w:author="JULIA ISABEL ROBERTO" w:date="2022-05-19T18:10:00Z">
        <w:r w:rsidDel="00B0692E">
          <w:rPr>
            <w:sz w:val="20"/>
            <w:szCs w:val="20"/>
          </w:rPr>
          <w:delText>,</w:delText>
        </w:r>
      </w:del>
      <w:r>
        <w:rPr>
          <w:sz w:val="20"/>
          <w:szCs w:val="20"/>
        </w:rPr>
        <w:t xml:space="preserve"> es el momento de no dilatar el proceso para evitar que se disperse el cliente y no compre el producto, es así</w:t>
      </w:r>
      <w:del w:id="314" w:author="JULIA ISABEL ROBERTO" w:date="2022-05-19T18:10:00Z">
        <w:r w:rsidDel="00B0692E">
          <w:rPr>
            <w:sz w:val="20"/>
            <w:szCs w:val="20"/>
          </w:rPr>
          <w:delText>,</w:delText>
        </w:r>
      </w:del>
      <w:r>
        <w:rPr>
          <w:sz w:val="20"/>
          <w:szCs w:val="20"/>
        </w:rPr>
        <w:t xml:space="preserve"> que es supremamente importante lograr el cierre de la venta. Por ello, el vendedor debe estar preparado para abordar a su cliente ante diferentes situaciones que se pued</w:t>
      </w:r>
      <w:ins w:id="315" w:author="JULIA ISABEL ROBERTO" w:date="2022-05-19T18:11:00Z">
        <w:r w:rsidR="00B0692E">
          <w:rPr>
            <w:sz w:val="20"/>
            <w:szCs w:val="20"/>
          </w:rPr>
          <w:t>a</w:t>
        </w:r>
      </w:ins>
      <w:del w:id="316" w:author="JULIA ISABEL ROBERTO" w:date="2022-05-19T18:11:00Z">
        <w:r w:rsidDel="00B0692E">
          <w:rPr>
            <w:sz w:val="20"/>
            <w:szCs w:val="20"/>
          </w:rPr>
          <w:delText>e</w:delText>
        </w:r>
      </w:del>
      <w:r>
        <w:rPr>
          <w:sz w:val="20"/>
          <w:szCs w:val="20"/>
        </w:rPr>
        <w:t xml:space="preserve">n presentar en este preciso momento. Una palabra, un gesto por parte del vendedor puede variar la intención del comprador. </w:t>
      </w:r>
    </w:p>
    <w:p w14:paraId="00000108" w14:textId="77777777" w:rsidR="00F802DC" w:rsidRDefault="00F802DC">
      <w:pPr>
        <w:spacing w:line="360" w:lineRule="auto"/>
        <w:jc w:val="both"/>
        <w:rPr>
          <w:sz w:val="20"/>
          <w:szCs w:val="20"/>
        </w:rPr>
      </w:pPr>
    </w:p>
    <w:p w14:paraId="00000109" w14:textId="6E949AD6" w:rsidR="00F802DC" w:rsidRDefault="0046407F">
      <w:pPr>
        <w:spacing w:line="360" w:lineRule="auto"/>
        <w:jc w:val="both"/>
        <w:rPr>
          <w:sz w:val="20"/>
          <w:szCs w:val="20"/>
        </w:rPr>
      </w:pPr>
      <w:r>
        <w:rPr>
          <w:sz w:val="20"/>
          <w:szCs w:val="20"/>
        </w:rPr>
        <w:t>A continuación</w:t>
      </w:r>
      <w:del w:id="317" w:author="JULIA ISABEL ROBERTO" w:date="2022-05-19T18:12:00Z">
        <w:r w:rsidDel="00162DDC">
          <w:rPr>
            <w:sz w:val="20"/>
            <w:szCs w:val="20"/>
          </w:rPr>
          <w:delText>,</w:delText>
        </w:r>
      </w:del>
      <w:r>
        <w:rPr>
          <w:sz w:val="20"/>
          <w:szCs w:val="20"/>
        </w:rPr>
        <w:t xml:space="preserve"> se presenta</w:t>
      </w:r>
      <w:ins w:id="318" w:author="JULIA ISABEL ROBERTO" w:date="2022-05-19T18:12:00Z">
        <w:r w:rsidR="00917359">
          <w:rPr>
            <w:sz w:val="20"/>
            <w:szCs w:val="20"/>
          </w:rPr>
          <w:t>n</w:t>
        </w:r>
      </w:ins>
      <w:r>
        <w:rPr>
          <w:sz w:val="20"/>
          <w:szCs w:val="20"/>
        </w:rPr>
        <w:t xml:space="preserve"> algunas situaciones que se evidencian en un cierre de ventas:</w:t>
      </w:r>
    </w:p>
    <w:p w14:paraId="0000010A" w14:textId="77777777" w:rsidR="00F802DC" w:rsidRDefault="00F802DC">
      <w:pPr>
        <w:spacing w:line="360" w:lineRule="auto"/>
        <w:jc w:val="both"/>
        <w:rPr>
          <w:sz w:val="20"/>
          <w:szCs w:val="20"/>
        </w:rPr>
      </w:pPr>
    </w:p>
    <w:p w14:paraId="0000010B" w14:textId="77777777" w:rsidR="00F802DC" w:rsidRDefault="0046407F">
      <w:pPr>
        <w:spacing w:after="360" w:line="360" w:lineRule="auto"/>
        <w:jc w:val="both"/>
        <w:rPr>
          <w:color w:val="17494D"/>
          <w:sz w:val="24"/>
          <w:szCs w:val="24"/>
        </w:rPr>
      </w:pPr>
      <w:r>
        <w:rPr>
          <w:color w:val="17494D"/>
          <w:sz w:val="24"/>
          <w:szCs w:val="24"/>
        </w:rPr>
        <w:t>.</w:t>
      </w:r>
    </w:p>
    <w:p w14:paraId="0000010C" w14:textId="77777777" w:rsidR="00F802DC" w:rsidRDefault="00F802DC">
      <w:pPr>
        <w:spacing w:after="120"/>
        <w:jc w:val="both"/>
        <w:rPr>
          <w:color w:val="231F20"/>
          <w:sz w:val="20"/>
          <w:szCs w:val="20"/>
        </w:rPr>
      </w:pPr>
    </w:p>
    <w:tbl>
      <w:tblPr>
        <w:tblStyle w:val="affa"/>
        <w:tblW w:w="9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8"/>
      </w:tblGrid>
      <w:tr w:rsidR="00F802DC" w14:paraId="4AEE8408" w14:textId="77777777">
        <w:trPr>
          <w:jc w:val="center"/>
        </w:trPr>
        <w:tc>
          <w:tcPr>
            <w:tcW w:w="9258" w:type="dxa"/>
            <w:shd w:val="clear" w:color="auto" w:fill="E36C09"/>
          </w:tcPr>
          <w:p w14:paraId="0000010D" w14:textId="77777777" w:rsidR="00F802DC" w:rsidRDefault="00F802DC">
            <w:pPr>
              <w:spacing w:after="120"/>
              <w:ind w:left="283"/>
              <w:jc w:val="both"/>
              <w:rPr>
                <w:color w:val="FFFFFF"/>
                <w:sz w:val="20"/>
                <w:szCs w:val="20"/>
              </w:rPr>
            </w:pPr>
          </w:p>
          <w:p w14:paraId="0000010E" w14:textId="77777777" w:rsidR="00F802DC" w:rsidRDefault="0046407F">
            <w:pPr>
              <w:spacing w:after="120"/>
              <w:ind w:left="283"/>
              <w:jc w:val="center"/>
              <w:rPr>
                <w:color w:val="FFFFFF"/>
                <w:sz w:val="20"/>
                <w:szCs w:val="20"/>
              </w:rPr>
            </w:pPr>
            <w:r>
              <w:rPr>
                <w:color w:val="FFFFFF"/>
                <w:sz w:val="20"/>
                <w:szCs w:val="20"/>
              </w:rPr>
              <w:t>Acordeón</w:t>
            </w:r>
          </w:p>
          <w:p w14:paraId="0000010F" w14:textId="77777777" w:rsidR="00F802DC" w:rsidRDefault="004C6BAC">
            <w:pPr>
              <w:spacing w:after="120"/>
              <w:jc w:val="center"/>
              <w:rPr>
                <w:color w:val="FFFFFF"/>
                <w:sz w:val="20"/>
                <w:szCs w:val="20"/>
              </w:rPr>
            </w:pPr>
            <w:sdt>
              <w:sdtPr>
                <w:tag w:val="goog_rdk_23"/>
                <w:id w:val="-2096244218"/>
              </w:sdtPr>
              <w:sdtEndPr/>
              <w:sdtContent>
                <w:commentRangeStart w:id="319"/>
              </w:sdtContent>
            </w:sdt>
            <w:r w:rsidR="0046407F">
              <w:rPr>
                <w:color w:val="FFFFFF"/>
                <w:sz w:val="20"/>
                <w:szCs w:val="20"/>
              </w:rPr>
              <w:t>CF002_5_3_cierres</w:t>
            </w:r>
            <w:commentRangeEnd w:id="319"/>
            <w:r w:rsidR="0046407F">
              <w:commentReference w:id="319"/>
            </w:r>
          </w:p>
          <w:p w14:paraId="00000110" w14:textId="77777777" w:rsidR="00F802DC" w:rsidRDefault="00F802DC">
            <w:pPr>
              <w:spacing w:after="120"/>
              <w:jc w:val="both"/>
              <w:rPr>
                <w:color w:val="231F20"/>
                <w:sz w:val="20"/>
                <w:szCs w:val="20"/>
              </w:rPr>
            </w:pPr>
          </w:p>
        </w:tc>
      </w:tr>
    </w:tbl>
    <w:p w14:paraId="00000111" w14:textId="77777777" w:rsidR="00F802DC" w:rsidRDefault="00F802DC">
      <w:pPr>
        <w:spacing w:after="160" w:line="259" w:lineRule="auto"/>
        <w:jc w:val="both"/>
        <w:rPr>
          <w:color w:val="231F20"/>
          <w:sz w:val="20"/>
          <w:szCs w:val="20"/>
        </w:rPr>
      </w:pPr>
    </w:p>
    <w:p w14:paraId="00000112" w14:textId="43D2B7AF" w:rsidR="00F802DC" w:rsidDel="00CD2F8B" w:rsidRDefault="00F802DC">
      <w:pPr>
        <w:spacing w:after="160" w:line="259" w:lineRule="auto"/>
        <w:jc w:val="both"/>
        <w:rPr>
          <w:del w:id="320" w:author="JULIA ISABEL ROBERTO" w:date="2022-05-19T18:12:00Z"/>
          <w:color w:val="231F20"/>
          <w:sz w:val="20"/>
          <w:szCs w:val="20"/>
        </w:rPr>
      </w:pPr>
    </w:p>
    <w:p w14:paraId="00000113" w14:textId="77777777" w:rsidR="00F802DC" w:rsidRDefault="0046407F">
      <w:pPr>
        <w:keepNext/>
        <w:keepLines/>
        <w:numPr>
          <w:ilvl w:val="0"/>
          <w:numId w:val="1"/>
        </w:numPr>
        <w:pBdr>
          <w:top w:val="nil"/>
          <w:left w:val="nil"/>
          <w:bottom w:val="nil"/>
          <w:right w:val="nil"/>
          <w:between w:val="nil"/>
        </w:pBdr>
        <w:spacing w:before="40"/>
        <w:ind w:left="426"/>
        <w:jc w:val="both"/>
        <w:rPr>
          <w:b/>
          <w:color w:val="000000"/>
          <w:sz w:val="20"/>
          <w:szCs w:val="20"/>
        </w:rPr>
      </w:pPr>
      <w:r>
        <w:rPr>
          <w:b/>
          <w:color w:val="000000"/>
          <w:sz w:val="20"/>
          <w:szCs w:val="20"/>
        </w:rPr>
        <w:t>Arqueo</w:t>
      </w:r>
    </w:p>
    <w:p w14:paraId="00000114" w14:textId="77777777" w:rsidR="00F802DC" w:rsidRDefault="00F802DC">
      <w:pPr>
        <w:jc w:val="both"/>
        <w:rPr>
          <w:sz w:val="20"/>
          <w:szCs w:val="20"/>
        </w:rPr>
      </w:pPr>
    </w:p>
    <w:p w14:paraId="00000115" w14:textId="7BFFA22A" w:rsidR="00F802DC" w:rsidRDefault="0046407F">
      <w:pPr>
        <w:jc w:val="both"/>
        <w:rPr>
          <w:sz w:val="20"/>
          <w:szCs w:val="20"/>
        </w:rPr>
      </w:pPr>
      <w:r>
        <w:rPr>
          <w:sz w:val="20"/>
          <w:szCs w:val="20"/>
        </w:rPr>
        <w:t>E</w:t>
      </w:r>
      <w:del w:id="321" w:author="JULIA ISABEL ROBERTO" w:date="2022-05-19T18:12:00Z">
        <w:r w:rsidDel="00CD2F8B">
          <w:rPr>
            <w:sz w:val="20"/>
            <w:szCs w:val="20"/>
          </w:rPr>
          <w:delText>l arqueo e</w:delText>
        </w:r>
      </w:del>
      <w:r>
        <w:rPr>
          <w:sz w:val="20"/>
          <w:szCs w:val="20"/>
        </w:rPr>
        <w:t xml:space="preserve">s la revisión, validación o comprobación de los movimientos realizados </w:t>
      </w:r>
      <w:ins w:id="322" w:author="JULIA ISABEL ROBERTO" w:date="2022-05-19T18:12:00Z">
        <w:r w:rsidR="00057BBC">
          <w:rPr>
            <w:sz w:val="20"/>
            <w:szCs w:val="20"/>
          </w:rPr>
          <w:t>en</w:t>
        </w:r>
      </w:ins>
      <w:del w:id="323" w:author="JULIA ISABEL ROBERTO" w:date="2022-05-19T18:12:00Z">
        <w:r w:rsidDel="00057BBC">
          <w:rPr>
            <w:sz w:val="20"/>
            <w:szCs w:val="20"/>
          </w:rPr>
          <w:delText>de</w:delText>
        </w:r>
      </w:del>
      <w:r>
        <w:rPr>
          <w:sz w:val="20"/>
          <w:szCs w:val="20"/>
        </w:rPr>
        <w:t xml:space="preserve"> efectivo en una jornada determinada, en síntesis, es la verificación de las entradas y salidas de dinero y que coincida con los registros de ventas y transacciones de ventas durante un lapso de tiempo.</w:t>
      </w:r>
    </w:p>
    <w:p w14:paraId="00000116" w14:textId="77777777" w:rsidR="00F802DC" w:rsidRDefault="00F802DC">
      <w:pPr>
        <w:jc w:val="both"/>
        <w:rPr>
          <w:sz w:val="20"/>
          <w:szCs w:val="20"/>
        </w:rPr>
      </w:pPr>
    </w:p>
    <w:p w14:paraId="00000117" w14:textId="77777777" w:rsidR="00F802DC" w:rsidRDefault="004C6BAC">
      <w:pPr>
        <w:jc w:val="both"/>
        <w:rPr>
          <w:sz w:val="20"/>
          <w:szCs w:val="20"/>
        </w:rPr>
      </w:pPr>
      <w:sdt>
        <w:sdtPr>
          <w:tag w:val="goog_rdk_24"/>
          <w:id w:val="1989664701"/>
        </w:sdtPr>
        <w:sdtEndPr/>
        <w:sdtContent>
          <w:commentRangeStart w:id="324"/>
        </w:sdtContent>
      </w:sdt>
      <w:r w:rsidR="0046407F">
        <w:rPr>
          <w:sz w:val="20"/>
          <w:szCs w:val="20"/>
        </w:rPr>
        <w:t xml:space="preserve">Al final de las jornadas diarias, como todo negocio, es necesario realizar cuentas, </w:t>
      </w:r>
      <w:del w:id="325" w:author="JULIA ISABEL ROBERTO" w:date="2022-05-19T18:13:00Z">
        <w:r w:rsidR="0046407F" w:rsidDel="00A25D5D">
          <w:rPr>
            <w:sz w:val="20"/>
            <w:szCs w:val="20"/>
          </w:rPr>
          <w:delText xml:space="preserve">realizar </w:delText>
        </w:r>
      </w:del>
      <w:r w:rsidR="0046407F">
        <w:rPr>
          <w:sz w:val="20"/>
          <w:szCs w:val="20"/>
        </w:rPr>
        <w:t>cierres y registrar el hecho en los sistemas de información disponibles, además se debe gestionar el recaudo como lo disponga cada red o comercializadora de juegos de azar.</w:t>
      </w:r>
    </w:p>
    <w:p w14:paraId="00000118" w14:textId="77777777" w:rsidR="00F802DC" w:rsidRDefault="0046407F">
      <w:pPr>
        <w:jc w:val="both"/>
        <w:rPr>
          <w:sz w:val="20"/>
          <w:szCs w:val="20"/>
        </w:rPr>
      </w:pPr>
      <w:r>
        <w:rPr>
          <w:noProof/>
          <w:sz w:val="20"/>
          <w:szCs w:val="20"/>
        </w:rPr>
        <w:drawing>
          <wp:inline distT="114300" distB="114300" distL="114300" distR="114300" wp14:anchorId="62FFF8C9" wp14:editId="10F82DA2">
            <wp:extent cx="2495550" cy="1828800"/>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495550" cy="1828800"/>
                    </a:xfrm>
                    <a:prstGeom prst="rect">
                      <a:avLst/>
                    </a:prstGeom>
                    <a:ln/>
                  </pic:spPr>
                </pic:pic>
              </a:graphicData>
            </a:graphic>
          </wp:inline>
        </w:drawing>
      </w:r>
      <w:commentRangeEnd w:id="324"/>
      <w:r>
        <w:commentReference w:id="324"/>
      </w:r>
    </w:p>
    <w:p w14:paraId="00000119" w14:textId="77777777" w:rsidR="00F802DC" w:rsidRDefault="00F802DC">
      <w:pPr>
        <w:jc w:val="both"/>
        <w:rPr>
          <w:sz w:val="20"/>
          <w:szCs w:val="20"/>
        </w:rPr>
      </w:pPr>
    </w:p>
    <w:p w14:paraId="0000011A" w14:textId="6C5268C1" w:rsidR="00F802DC" w:rsidRDefault="0046407F">
      <w:pPr>
        <w:jc w:val="both"/>
        <w:rPr>
          <w:sz w:val="20"/>
          <w:szCs w:val="20"/>
        </w:rPr>
      </w:pPr>
      <w:r>
        <w:rPr>
          <w:sz w:val="20"/>
          <w:szCs w:val="20"/>
        </w:rPr>
        <w:t>En las capacitaciones específicas de cada empresa</w:t>
      </w:r>
      <w:del w:id="326" w:author="JULIA ISABEL ROBERTO" w:date="2022-05-19T18:13:00Z">
        <w:r w:rsidDel="00544CB2">
          <w:rPr>
            <w:sz w:val="20"/>
            <w:szCs w:val="20"/>
          </w:rPr>
          <w:delText>,</w:delText>
        </w:r>
      </w:del>
      <w:r>
        <w:rPr>
          <w:sz w:val="20"/>
          <w:szCs w:val="20"/>
        </w:rPr>
        <w:t xml:space="preserve"> explican a su fuerza de venta los procedimientos y protocolos para estos reportes de cierre del día.</w:t>
      </w:r>
    </w:p>
    <w:p w14:paraId="0000011B" w14:textId="77777777" w:rsidR="00F802DC" w:rsidRDefault="00F802DC">
      <w:pPr>
        <w:jc w:val="both"/>
        <w:rPr>
          <w:sz w:val="20"/>
          <w:szCs w:val="20"/>
        </w:rPr>
      </w:pPr>
    </w:p>
    <w:p w14:paraId="0000011C" w14:textId="1FE99853" w:rsidR="00F802DC" w:rsidRDefault="0046407F">
      <w:pPr>
        <w:jc w:val="both"/>
        <w:rPr>
          <w:sz w:val="20"/>
          <w:szCs w:val="20"/>
        </w:rPr>
      </w:pPr>
      <w:r>
        <w:rPr>
          <w:sz w:val="20"/>
          <w:szCs w:val="20"/>
        </w:rPr>
        <w:t>Estos procedimientos varían según la comercializadora de juegos de suerte y azar</w:t>
      </w:r>
      <w:ins w:id="327" w:author="JULIA ISABEL ROBERTO" w:date="2022-05-19T18:14:00Z">
        <w:r w:rsidR="00EF4B18">
          <w:rPr>
            <w:sz w:val="20"/>
            <w:szCs w:val="20"/>
          </w:rPr>
          <w:t>;</w:t>
        </w:r>
      </w:ins>
      <w:del w:id="328" w:author="JULIA ISABEL ROBERTO" w:date="2022-05-19T18:14:00Z">
        <w:r w:rsidDel="00EF4B18">
          <w:rPr>
            <w:sz w:val="20"/>
            <w:szCs w:val="20"/>
          </w:rPr>
          <w:delText>,</w:delText>
        </w:r>
      </w:del>
      <w:r>
        <w:rPr>
          <w:sz w:val="20"/>
          <w:szCs w:val="20"/>
        </w:rPr>
        <w:t xml:space="preserve"> sin embargo, todas incluyen, al menos, las siguientes tareas:</w:t>
      </w:r>
    </w:p>
    <w:p w14:paraId="0000011D" w14:textId="77777777" w:rsidR="00F802DC" w:rsidRDefault="00F802DC">
      <w:pPr>
        <w:jc w:val="both"/>
        <w:rPr>
          <w:sz w:val="20"/>
          <w:szCs w:val="20"/>
        </w:rPr>
      </w:pPr>
    </w:p>
    <w:p w14:paraId="0000011E" w14:textId="77777777" w:rsidR="00F802DC" w:rsidRDefault="004C6BAC">
      <w:pPr>
        <w:keepNext/>
        <w:jc w:val="both"/>
        <w:rPr>
          <w:sz w:val="20"/>
          <w:szCs w:val="20"/>
        </w:rPr>
      </w:pPr>
      <w:sdt>
        <w:sdtPr>
          <w:tag w:val="goog_rdk_25"/>
          <w:id w:val="-1294751467"/>
        </w:sdtPr>
        <w:sdtEndPr/>
        <w:sdtContent>
          <w:commentRangeStart w:id="329"/>
        </w:sdtContent>
      </w:sdt>
      <w:r w:rsidR="0046407F">
        <w:rPr>
          <w:noProof/>
          <w:sz w:val="20"/>
          <w:szCs w:val="20"/>
        </w:rPr>
        <mc:AlternateContent>
          <mc:Choice Requires="wpg">
            <w:drawing>
              <wp:inline distT="0" distB="0" distL="0" distR="0" wp14:anchorId="1BFB67EF" wp14:editId="43C9912B">
                <wp:extent cx="5486400" cy="3208310"/>
                <wp:effectExtent l="0" t="0" r="19050" b="0"/>
                <wp:docPr id="41" name="Grupo 41"/>
                <wp:cNvGraphicFramePr/>
                <a:graphic xmlns:a="http://schemas.openxmlformats.org/drawingml/2006/main">
                  <a:graphicData uri="http://schemas.microsoft.com/office/word/2010/wordprocessingGroup">
                    <wpg:wgp>
                      <wpg:cNvGrpSpPr/>
                      <wpg:grpSpPr>
                        <a:xfrm>
                          <a:off x="0" y="0"/>
                          <a:ext cx="5486400" cy="3208310"/>
                          <a:chOff x="2602800" y="2175845"/>
                          <a:chExt cx="5486400" cy="3208310"/>
                        </a:xfrm>
                      </wpg:grpSpPr>
                      <wpg:grpSp>
                        <wpg:cNvPr id="1" name="Grupo 1"/>
                        <wpg:cNvGrpSpPr/>
                        <wpg:grpSpPr>
                          <a:xfrm>
                            <a:off x="2602800" y="2175845"/>
                            <a:ext cx="5486400" cy="3208310"/>
                            <a:chOff x="2602800" y="2179800"/>
                            <a:chExt cx="5486400" cy="3200400"/>
                          </a:xfrm>
                        </wpg:grpSpPr>
                        <wps:wsp>
                          <wps:cNvPr id="2" name="Rectángulo 2"/>
                          <wps:cNvSpPr/>
                          <wps:spPr>
                            <a:xfrm>
                              <a:off x="2602800" y="2179800"/>
                              <a:ext cx="5486400" cy="3200400"/>
                            </a:xfrm>
                            <a:prstGeom prst="rect">
                              <a:avLst/>
                            </a:prstGeom>
                            <a:noFill/>
                            <a:ln>
                              <a:noFill/>
                            </a:ln>
                          </wps:spPr>
                          <wps:txbx>
                            <w:txbxContent>
                              <w:p w14:paraId="08BB40BE" w14:textId="77777777" w:rsidR="00F802DC" w:rsidRDefault="00F802DC">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2602800" y="217980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46AD2611" w14:textId="77777777" w:rsidR="00F802DC" w:rsidRDefault="00F802DC">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0" y="0"/>
                                <a:ext cx="5486400" cy="3200400"/>
                                <a:chOff x="0" y="0"/>
                                <a:chExt cx="5486400" cy="3200400"/>
                              </a:xfrm>
                            </wpg:grpSpPr>
                            <wps:wsp>
                              <wps:cNvPr id="6" name="Rectángulo 6"/>
                              <wps:cNvSpPr/>
                              <wps:spPr>
                                <a:xfrm>
                                  <a:off x="0" y="0"/>
                                  <a:ext cx="5486400" cy="3200400"/>
                                </a:xfrm>
                                <a:prstGeom prst="rect">
                                  <a:avLst/>
                                </a:prstGeom>
                                <a:noFill/>
                                <a:ln>
                                  <a:noFill/>
                                </a:ln>
                              </wps:spPr>
                              <wps:txbx>
                                <w:txbxContent>
                                  <w:p w14:paraId="42A4684C"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7" name="Flecha: a la derecha 7"/>
                              <wps:cNvSpPr/>
                              <wps:spPr>
                                <a:xfrm>
                                  <a:off x="411479" y="0"/>
                                  <a:ext cx="4663440" cy="3200400"/>
                                </a:xfrm>
                                <a:prstGeom prst="rightArrow">
                                  <a:avLst>
                                    <a:gd name="adj1" fmla="val 50000"/>
                                    <a:gd name="adj2" fmla="val 50000"/>
                                  </a:avLst>
                                </a:prstGeom>
                                <a:solidFill>
                                  <a:srgbClr val="CCD3EA"/>
                                </a:solidFill>
                                <a:ln>
                                  <a:noFill/>
                                </a:ln>
                              </wps:spPr>
                              <wps:txbx>
                                <w:txbxContent>
                                  <w:p w14:paraId="059DEF88"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8" name="Rectángulo: esquinas redondeadas 8"/>
                              <wps:cNvSpPr/>
                              <wps:spPr>
                                <a:xfrm>
                                  <a:off x="2745" y="960120"/>
                                  <a:ext cx="1320700" cy="1280160"/>
                                </a:xfrm>
                                <a:prstGeom prst="roundRect">
                                  <a:avLst>
                                    <a:gd name="adj" fmla="val 16667"/>
                                  </a:avLst>
                                </a:prstGeom>
                                <a:solidFill>
                                  <a:srgbClr val="4372C3"/>
                                </a:solidFill>
                                <a:ln w="12700" cap="flat" cmpd="sng">
                                  <a:solidFill>
                                    <a:schemeClr val="lt1"/>
                                  </a:solidFill>
                                  <a:prstDash val="solid"/>
                                  <a:miter lim="800000"/>
                                  <a:headEnd type="none" w="sm" len="sm"/>
                                  <a:tailEnd type="none" w="sm" len="sm"/>
                                </a:ln>
                              </wps:spPr>
                              <wps:txbx>
                                <w:txbxContent>
                                  <w:p w14:paraId="13A36012"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9" name="Rectángulo 9"/>
                              <wps:cNvSpPr/>
                              <wps:spPr>
                                <a:xfrm>
                                  <a:off x="65237" y="1022612"/>
                                  <a:ext cx="1195716" cy="1155176"/>
                                </a:xfrm>
                                <a:prstGeom prst="rect">
                                  <a:avLst/>
                                </a:prstGeom>
                                <a:solidFill>
                                  <a:srgbClr val="B6D7A8"/>
                                </a:solidFill>
                                <a:ln>
                                  <a:noFill/>
                                </a:ln>
                              </wps:spPr>
                              <wps:txbx>
                                <w:txbxContent>
                                  <w:p w14:paraId="4395B0CA" w14:textId="44CEDFF2" w:rsidR="00F802DC" w:rsidRDefault="0046407F">
                                    <w:pPr>
                                      <w:spacing w:line="215" w:lineRule="auto"/>
                                      <w:jc w:val="center"/>
                                      <w:textDirection w:val="btLr"/>
                                    </w:pPr>
                                    <w:r>
                                      <w:rPr>
                                        <w:rFonts w:ascii="Calibri" w:eastAsia="Calibri" w:hAnsi="Calibri" w:cs="Calibri"/>
                                        <w:b/>
                                        <w:color w:val="000000"/>
                                      </w:rPr>
                                      <w:t xml:space="preserve">TERMINAR </w:t>
                                    </w:r>
                                    <w:ins w:id="330" w:author="JULIA ISABEL ROBERTO" w:date="2022-05-19T18:15:00Z">
                                      <w:r w:rsidR="00F3586B">
                                        <w:rPr>
                                          <w:rFonts w:ascii="Calibri" w:eastAsia="Calibri" w:hAnsi="Calibri" w:cs="Calibri"/>
                                          <w:b/>
                                          <w:color w:val="000000"/>
                                        </w:rPr>
                                        <w:t xml:space="preserve">EL </w:t>
                                      </w:r>
                                    </w:ins>
                                    <w:r>
                                      <w:rPr>
                                        <w:rFonts w:ascii="Calibri" w:eastAsia="Calibri" w:hAnsi="Calibri" w:cs="Calibri"/>
                                        <w:b/>
                                        <w:color w:val="000000"/>
                                      </w:rPr>
                                      <w:t>TURNO</w:t>
                                    </w:r>
                                  </w:p>
                                  <w:p w14:paraId="60AC20D4" w14:textId="77777777" w:rsidR="00F802DC" w:rsidRDefault="0046407F">
                                    <w:pPr>
                                      <w:spacing w:before="75" w:line="215" w:lineRule="auto"/>
                                      <w:ind w:left="90" w:firstLine="270"/>
                                      <w:jc w:val="center"/>
                                      <w:textDirection w:val="btLr"/>
                                    </w:pPr>
                                    <w:r>
                                      <w:rPr>
                                        <w:rFonts w:ascii="Calibri" w:eastAsia="Calibri" w:hAnsi="Calibri" w:cs="Calibri"/>
                                        <w:b/>
                                        <w:color w:val="000000"/>
                                        <w:sz w:val="18"/>
                                      </w:rPr>
                                      <w:t>Cierre de jornada en el sistema</w:t>
                                    </w:r>
                                  </w:p>
                                </w:txbxContent>
                              </wps:txbx>
                              <wps:bodyPr spcFirstLastPara="1" wrap="square" lIns="41900" tIns="41900" rIns="41900" bIns="41900" anchor="t" anchorCtr="0">
                                <a:noAutofit/>
                              </wps:bodyPr>
                            </wps:wsp>
                            <wps:wsp>
                              <wps:cNvPr id="10" name="Rectángulo: esquinas redondeadas 10"/>
                              <wps:cNvSpPr/>
                              <wps:spPr>
                                <a:xfrm>
                                  <a:off x="1389481" y="960120"/>
                                  <a:ext cx="1320700" cy="1280160"/>
                                </a:xfrm>
                                <a:prstGeom prst="roundRect">
                                  <a:avLst>
                                    <a:gd name="adj" fmla="val 16667"/>
                                  </a:avLst>
                                </a:prstGeom>
                                <a:solidFill>
                                  <a:srgbClr val="4372C3"/>
                                </a:solidFill>
                                <a:ln w="12700" cap="flat" cmpd="sng">
                                  <a:solidFill>
                                    <a:schemeClr val="lt1"/>
                                  </a:solidFill>
                                  <a:prstDash val="solid"/>
                                  <a:miter lim="800000"/>
                                  <a:headEnd type="none" w="sm" len="sm"/>
                                  <a:tailEnd type="none" w="sm" len="sm"/>
                                </a:ln>
                              </wps:spPr>
                              <wps:txbx>
                                <w:txbxContent>
                                  <w:p w14:paraId="6476AF5D"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1" name="Rectángulo 11"/>
                              <wps:cNvSpPr/>
                              <wps:spPr>
                                <a:xfrm>
                                  <a:off x="1451973" y="1022612"/>
                                  <a:ext cx="1195716" cy="1155176"/>
                                </a:xfrm>
                                <a:prstGeom prst="rect">
                                  <a:avLst/>
                                </a:prstGeom>
                                <a:solidFill>
                                  <a:srgbClr val="B6D7A8"/>
                                </a:solidFill>
                                <a:ln>
                                  <a:noFill/>
                                </a:ln>
                              </wps:spPr>
                              <wps:txbx>
                                <w:txbxContent>
                                  <w:p w14:paraId="27EEA300" w14:textId="77777777" w:rsidR="00F802DC" w:rsidRDefault="0046407F">
                                    <w:pPr>
                                      <w:spacing w:line="215" w:lineRule="auto"/>
                                      <w:jc w:val="center"/>
                                      <w:textDirection w:val="btLr"/>
                                    </w:pPr>
                                    <w:r>
                                      <w:rPr>
                                        <w:rFonts w:ascii="Calibri" w:eastAsia="Calibri" w:hAnsi="Calibri" w:cs="Calibri"/>
                                        <w:b/>
                                        <w:color w:val="000000"/>
                                      </w:rPr>
                                      <w:t>LIQUIDACIÓN</w:t>
                                    </w:r>
                                  </w:p>
                                  <w:p w14:paraId="08F0114B" w14:textId="7CA597E5" w:rsidR="00F802DC" w:rsidRDefault="0046407F">
                                    <w:pPr>
                                      <w:spacing w:before="75" w:line="215" w:lineRule="auto"/>
                                      <w:ind w:left="90" w:firstLine="270"/>
                                      <w:jc w:val="center"/>
                                      <w:textDirection w:val="btLr"/>
                                    </w:pPr>
                                    <w:r>
                                      <w:rPr>
                                        <w:rFonts w:ascii="Calibri" w:eastAsia="Calibri" w:hAnsi="Calibri" w:cs="Calibri"/>
                                        <w:b/>
                                        <w:color w:val="000000"/>
                                        <w:sz w:val="18"/>
                                      </w:rPr>
                                      <w:t>Comprueb</w:t>
                                    </w:r>
                                    <w:ins w:id="331" w:author="JULIA ISABEL ROBERTO" w:date="2022-05-19T18:15:00Z">
                                      <w:r w:rsidR="00F3586B">
                                        <w:rPr>
                                          <w:rFonts w:ascii="Calibri" w:eastAsia="Calibri" w:hAnsi="Calibri" w:cs="Calibri"/>
                                          <w:b/>
                                          <w:color w:val="000000"/>
                                          <w:sz w:val="18"/>
                                        </w:rPr>
                                        <w:t>e</w:t>
                                      </w:r>
                                    </w:ins>
                                    <w:del w:id="332" w:author="JULIA ISABEL ROBERTO" w:date="2022-05-19T18:15:00Z">
                                      <w:r w:rsidDel="00F3586B">
                                        <w:rPr>
                                          <w:rFonts w:ascii="Calibri" w:eastAsia="Calibri" w:hAnsi="Calibri" w:cs="Calibri"/>
                                          <w:b/>
                                          <w:color w:val="000000"/>
                                          <w:sz w:val="18"/>
                                        </w:rPr>
                                        <w:delText>a</w:delText>
                                      </w:r>
                                    </w:del>
                                    <w:r>
                                      <w:rPr>
                                        <w:rFonts w:ascii="Calibri" w:eastAsia="Calibri" w:hAnsi="Calibri" w:cs="Calibri"/>
                                        <w:b/>
                                        <w:color w:val="000000"/>
                                        <w:sz w:val="18"/>
                                      </w:rPr>
                                      <w:t xml:space="preserve"> que el dinero recaudado (</w:t>
                                    </w:r>
                                    <w:ins w:id="333" w:author="JULIA ISABEL ROBERTO" w:date="2022-05-19T18:15:00Z">
                                      <w:r w:rsidR="00F3586B">
                                        <w:rPr>
                                          <w:rFonts w:ascii="Calibri" w:eastAsia="Calibri" w:hAnsi="Calibri" w:cs="Calibri"/>
                                          <w:b/>
                                          <w:color w:val="000000"/>
                                          <w:sz w:val="18"/>
                                        </w:rPr>
                                        <w:t xml:space="preserve">en </w:t>
                                      </w:r>
                                    </w:ins>
                                    <w:r>
                                      <w:rPr>
                                        <w:rFonts w:ascii="Calibri" w:eastAsia="Calibri" w:hAnsi="Calibri" w:cs="Calibri"/>
                                        <w:b/>
                                        <w:color w:val="000000"/>
                                        <w:sz w:val="18"/>
                                      </w:rPr>
                                      <w:t>efectivo y medios electrónicos es igual al de las ventas)</w:t>
                                    </w:r>
                                  </w:p>
                                </w:txbxContent>
                              </wps:txbx>
                              <wps:bodyPr spcFirstLastPara="1" wrap="square" lIns="41900" tIns="41900" rIns="41900" bIns="41900" anchor="t" anchorCtr="0">
                                <a:noAutofit/>
                              </wps:bodyPr>
                            </wps:wsp>
                            <wps:wsp>
                              <wps:cNvPr id="12" name="Rectángulo: esquinas redondeadas 12"/>
                              <wps:cNvSpPr/>
                              <wps:spPr>
                                <a:xfrm>
                                  <a:off x="2776217" y="960120"/>
                                  <a:ext cx="1320700" cy="1280160"/>
                                </a:xfrm>
                                <a:prstGeom prst="roundRect">
                                  <a:avLst>
                                    <a:gd name="adj" fmla="val 16667"/>
                                  </a:avLst>
                                </a:prstGeom>
                                <a:solidFill>
                                  <a:srgbClr val="4372C3"/>
                                </a:solidFill>
                                <a:ln w="12700" cap="flat" cmpd="sng">
                                  <a:solidFill>
                                    <a:schemeClr val="lt1"/>
                                  </a:solidFill>
                                  <a:prstDash val="solid"/>
                                  <a:miter lim="800000"/>
                                  <a:headEnd type="none" w="sm" len="sm"/>
                                  <a:tailEnd type="none" w="sm" len="sm"/>
                                </a:ln>
                              </wps:spPr>
                              <wps:txbx>
                                <w:txbxContent>
                                  <w:p w14:paraId="19046918"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3" name="Rectángulo 13"/>
                              <wps:cNvSpPr/>
                              <wps:spPr>
                                <a:xfrm>
                                  <a:off x="2838709" y="1022518"/>
                                  <a:ext cx="1282028" cy="1269691"/>
                                </a:xfrm>
                                <a:prstGeom prst="rect">
                                  <a:avLst/>
                                </a:prstGeom>
                                <a:solidFill>
                                  <a:srgbClr val="B6D7A8"/>
                                </a:solidFill>
                                <a:ln>
                                  <a:noFill/>
                                </a:ln>
                              </wps:spPr>
                              <wps:txbx>
                                <w:txbxContent>
                                  <w:p w14:paraId="00B59844" w14:textId="2B3AA028" w:rsidR="00F802DC" w:rsidRDefault="0046407F">
                                    <w:pPr>
                                      <w:spacing w:line="215" w:lineRule="auto"/>
                                      <w:jc w:val="center"/>
                                      <w:textDirection w:val="btLr"/>
                                    </w:pPr>
                                    <w:r>
                                      <w:rPr>
                                        <w:rFonts w:ascii="Calibri" w:eastAsia="Calibri" w:hAnsi="Calibri" w:cs="Calibri"/>
                                        <w:b/>
                                        <w:color w:val="000000"/>
                                      </w:rPr>
                                      <w:t xml:space="preserve">ENTREGA </w:t>
                                    </w:r>
                                    <w:ins w:id="334" w:author="JULIA ISABEL ROBERTO" w:date="2022-05-19T18:15:00Z">
                                      <w:r w:rsidR="00F3586B">
                                        <w:rPr>
                                          <w:rFonts w:ascii="Calibri" w:eastAsia="Calibri" w:hAnsi="Calibri" w:cs="Calibri"/>
                                          <w:b/>
                                          <w:color w:val="000000"/>
                                        </w:rPr>
                                        <w:t xml:space="preserve">DEL </w:t>
                                      </w:r>
                                    </w:ins>
                                    <w:r>
                                      <w:rPr>
                                        <w:rFonts w:ascii="Calibri" w:eastAsia="Calibri" w:hAnsi="Calibri" w:cs="Calibri"/>
                                        <w:b/>
                                        <w:color w:val="000000"/>
                                      </w:rPr>
                                      <w:t>DINERO</w:t>
                                    </w:r>
                                    <w:del w:id="335" w:author="JULIA ISABEL ROBERTO" w:date="2022-05-19T18:15:00Z">
                                      <w:r w:rsidDel="00F3586B">
                                        <w:rPr>
                                          <w:rFonts w:ascii="Calibri" w:eastAsia="Calibri" w:hAnsi="Calibri" w:cs="Calibri"/>
                                          <w:b/>
                                          <w:color w:val="000000"/>
                                        </w:rPr>
                                        <w:delText>S</w:delText>
                                      </w:r>
                                    </w:del>
                                  </w:p>
                                  <w:p w14:paraId="519F1D27" w14:textId="1CE97758" w:rsidR="00F802DC" w:rsidRDefault="0046407F">
                                    <w:pPr>
                                      <w:spacing w:before="75" w:line="215" w:lineRule="auto"/>
                                      <w:ind w:left="90" w:firstLine="270"/>
                                      <w:jc w:val="center"/>
                                      <w:textDirection w:val="btLr"/>
                                    </w:pPr>
                                    <w:r>
                                      <w:rPr>
                                        <w:rFonts w:ascii="Calibri" w:eastAsia="Calibri" w:hAnsi="Calibri" w:cs="Calibri"/>
                                        <w:b/>
                                        <w:color w:val="000000"/>
                                        <w:sz w:val="18"/>
                                      </w:rPr>
                                      <w:t>A través de los medios dispuestos (</w:t>
                                    </w:r>
                                    <w:del w:id="336" w:author="JULIA ISABEL ROBERTO" w:date="2022-05-19T18:15:00Z">
                                      <w:r w:rsidDel="000F5065">
                                        <w:rPr>
                                          <w:rFonts w:ascii="Calibri" w:eastAsia="Calibri" w:hAnsi="Calibri" w:cs="Calibri"/>
                                          <w:b/>
                                          <w:color w:val="000000"/>
                                          <w:sz w:val="18"/>
                                        </w:rPr>
                                        <w:delText>O</w:delText>
                                      </w:r>
                                    </w:del>
                                    <w:ins w:id="337" w:author="JULIA ISABEL ROBERTO" w:date="2022-05-19T18:16:00Z">
                                      <w:r w:rsidR="00A606E1">
                                        <w:rPr>
                                          <w:rFonts w:ascii="Calibri" w:eastAsia="Calibri" w:hAnsi="Calibri" w:cs="Calibri"/>
                                          <w:b/>
                                          <w:color w:val="000000"/>
                                          <w:sz w:val="18"/>
                                        </w:rPr>
                                        <w:t>o</w:t>
                                      </w:r>
                                    </w:ins>
                                    <w:r>
                                      <w:rPr>
                                        <w:rFonts w:ascii="Calibri" w:eastAsia="Calibri" w:hAnsi="Calibri" w:cs="Calibri"/>
                                        <w:b/>
                                        <w:color w:val="000000"/>
                                        <w:sz w:val="18"/>
                                      </w:rPr>
                                      <w:t>ficinas físicas, sucursales bancarias o cajas fuertes) entregar el recaudo liquidado</w:t>
                                    </w:r>
                                  </w:p>
                                </w:txbxContent>
                              </wps:txbx>
                              <wps:bodyPr spcFirstLastPara="1" wrap="square" lIns="41900" tIns="41900" rIns="41900" bIns="41900" anchor="t" anchorCtr="0">
                                <a:noAutofit/>
                              </wps:bodyPr>
                            </wps:wsp>
                            <wps:wsp>
                              <wps:cNvPr id="14" name="Rectángulo: esquinas redondeadas 14"/>
                              <wps:cNvSpPr/>
                              <wps:spPr>
                                <a:xfrm>
                                  <a:off x="4162953" y="960120"/>
                                  <a:ext cx="1320700" cy="1280160"/>
                                </a:xfrm>
                                <a:prstGeom prst="roundRect">
                                  <a:avLst>
                                    <a:gd name="adj" fmla="val 16667"/>
                                  </a:avLst>
                                </a:prstGeom>
                                <a:solidFill>
                                  <a:srgbClr val="4372C3"/>
                                </a:solidFill>
                                <a:ln w="12700" cap="flat" cmpd="sng">
                                  <a:solidFill>
                                    <a:schemeClr val="lt1"/>
                                  </a:solidFill>
                                  <a:prstDash val="solid"/>
                                  <a:miter lim="800000"/>
                                  <a:headEnd type="none" w="sm" len="sm"/>
                                  <a:tailEnd type="none" w="sm" len="sm"/>
                                </a:ln>
                              </wps:spPr>
                              <wps:txbx>
                                <w:txbxContent>
                                  <w:p w14:paraId="4ACE9759"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5" name="Rectángulo 15"/>
                              <wps:cNvSpPr/>
                              <wps:spPr>
                                <a:xfrm>
                                  <a:off x="4225445" y="1022612"/>
                                  <a:ext cx="1195716" cy="1155176"/>
                                </a:xfrm>
                                <a:prstGeom prst="rect">
                                  <a:avLst/>
                                </a:prstGeom>
                                <a:solidFill>
                                  <a:srgbClr val="B6D7A8"/>
                                </a:solidFill>
                                <a:ln>
                                  <a:noFill/>
                                </a:ln>
                              </wps:spPr>
                              <wps:txbx>
                                <w:txbxContent>
                                  <w:p w14:paraId="6D56A233" w14:textId="77777777" w:rsidR="00F802DC" w:rsidRDefault="0046407F">
                                    <w:pPr>
                                      <w:spacing w:line="215" w:lineRule="auto"/>
                                      <w:jc w:val="center"/>
                                      <w:textDirection w:val="btLr"/>
                                    </w:pPr>
                                    <w:r>
                                      <w:rPr>
                                        <w:rFonts w:ascii="Calibri" w:eastAsia="Calibri" w:hAnsi="Calibri" w:cs="Calibri"/>
                                        <w:b/>
                                        <w:color w:val="000000"/>
                                      </w:rPr>
                                      <w:t>COMPROBANTES</w:t>
                                    </w:r>
                                  </w:p>
                                  <w:p w14:paraId="2F9973DE" w14:textId="77777777" w:rsidR="00F802DC" w:rsidRDefault="0046407F">
                                    <w:pPr>
                                      <w:spacing w:before="75" w:line="215" w:lineRule="auto"/>
                                      <w:ind w:left="90" w:firstLine="270"/>
                                      <w:jc w:val="center"/>
                                      <w:textDirection w:val="btLr"/>
                                    </w:pPr>
                                    <w:r>
                                      <w:rPr>
                                        <w:rFonts w:ascii="Calibri" w:eastAsia="Calibri" w:hAnsi="Calibri" w:cs="Calibri"/>
                                        <w:b/>
                                        <w:color w:val="000000"/>
                                        <w:sz w:val="18"/>
                                      </w:rPr>
                                      <w:t>El vendedor deberá mantener de manera segura los comprobantes de entregas y liquidaciones diarias</w:t>
                                    </w:r>
                                  </w:p>
                                </w:txbxContent>
                              </wps:txbx>
                              <wps:bodyPr spcFirstLastPara="1" wrap="square" lIns="41900" tIns="41900" rIns="41900" bIns="41900" anchor="t" anchorCtr="0">
                                <a:noAutofit/>
                              </wps:bodyPr>
                            </wps:wsp>
                          </wpg:grpSp>
                        </wpg:grpSp>
                      </wpg:grpSp>
                    </wpg:wgp>
                  </a:graphicData>
                </a:graphic>
              </wp:inline>
            </w:drawing>
          </mc:Choice>
          <mc:Fallback>
            <w:pict>
              <v:group w14:anchorId="1BFB67EF" id="Grupo 41" o:spid="_x0000_s1026" style="width:6in;height:252.6pt;mso-position-horizontal-relative:char;mso-position-vertical-relative:line" coordorigin="26028,21758" coordsize="54864,32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">
                <v:group id="Grupo 1" o:spid="_x0000_s1027" style="position:absolute;left:26028;top:21758;width:54864;height:32083"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8BB40BE" w14:textId="77777777" w:rsidR="00F802DC" w:rsidRDefault="00F802DC">
                          <w:pPr>
                            <w:spacing w:line="240" w:lineRule="auto"/>
                            <w:textDirection w:val="btLr"/>
                          </w:pPr>
                        </w:p>
                      </w:txbxContent>
                    </v:textbox>
                  </v:rect>
                  <v:group id="Grupo 3" o:spid="_x0000_s1029" style="position:absolute;left:26028;top:21798;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6AD2611" w14:textId="77777777" w:rsidR="00F802DC" w:rsidRDefault="00F802DC">
                            <w:pPr>
                              <w:spacing w:line="240" w:lineRule="auto"/>
                              <w:textDirection w:val="btLr"/>
                            </w:pPr>
                          </w:p>
                        </w:txbxContent>
                      </v:textbox>
                    </v:rect>
                    <v:group id="Grupo 5" o:spid="_x0000_s1031"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2A4684C" w14:textId="77777777" w:rsidR="00F802DC" w:rsidRDefault="00F802DC">
                              <w:pPr>
                                <w:spacing w:line="240" w:lineRule="auto"/>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7" o:spid="_x0000_s1033" type="#_x0000_t13" style="position:absolute;left:4114;width:46635;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" adj="14188" fillcolor="#ccd3ea" stroked="f">
                        <v:textbox inset="2.53958mm,2.53958mm,2.53958mm,2.53958mm">
                          <w:txbxContent>
                            <w:p w14:paraId="059DEF88" w14:textId="77777777" w:rsidR="00F802DC" w:rsidRDefault="00F802DC">
                              <w:pPr>
                                <w:spacing w:line="240" w:lineRule="auto"/>
                                <w:textDirection w:val="btLr"/>
                              </w:pPr>
                            </w:p>
                          </w:txbxContent>
                        </v:textbox>
                      </v:shape>
                      <v:roundrect id="Rectángulo: esquinas redondeadas 8" o:spid="_x0000_s1034" style="position:absolute;left:27;top:9601;width:13207;height:12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" fillcolor="#4372c3" strokecolor="white [3201]" strokeweight="1pt">
                        <v:stroke startarrowwidth="narrow" startarrowlength="short" endarrowwidth="narrow" endarrowlength="short" joinstyle="miter"/>
                        <v:textbox inset="2.53958mm,2.53958mm,2.53958mm,2.53958mm">
                          <w:txbxContent>
                            <w:p w14:paraId="13A36012" w14:textId="77777777" w:rsidR="00F802DC" w:rsidRDefault="00F802DC">
                              <w:pPr>
                                <w:spacing w:line="240" w:lineRule="auto"/>
                                <w:textDirection w:val="btLr"/>
                              </w:pPr>
                            </w:p>
                          </w:txbxContent>
                        </v:textbox>
                      </v:roundrect>
                      <v:rect id="Rectángulo 9" o:spid="_x0000_s1035" style="position:absolute;left:652;top:10226;width:11957;height:1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" fillcolor="#b6d7a8" stroked="f">
                        <v:textbox inset="1.1639mm,1.1639mm,1.1639mm,1.1639mm">
                          <w:txbxContent>
                            <w:p w14:paraId="4395B0CA" w14:textId="44CEDFF2" w:rsidR="00F802DC" w:rsidRDefault="0046407F">
                              <w:pPr>
                                <w:spacing w:line="215" w:lineRule="auto"/>
                                <w:jc w:val="center"/>
                                <w:textDirection w:val="btLr"/>
                              </w:pPr>
                              <w:r>
                                <w:rPr>
                                  <w:rFonts w:ascii="Calibri" w:eastAsia="Calibri" w:hAnsi="Calibri" w:cs="Calibri"/>
                                  <w:b/>
                                  <w:color w:val="000000"/>
                                </w:rPr>
                                <w:t xml:space="preserve">TERMINAR </w:t>
                              </w:r>
                              <w:ins w:id="338" w:author="JULIA ISABEL ROBERTO" w:date="2022-05-19T18:15:00Z">
                                <w:r w:rsidR="00F3586B">
                                  <w:rPr>
                                    <w:rFonts w:ascii="Calibri" w:eastAsia="Calibri" w:hAnsi="Calibri" w:cs="Calibri"/>
                                    <w:b/>
                                    <w:color w:val="000000"/>
                                  </w:rPr>
                                  <w:t xml:space="preserve">EL </w:t>
                                </w:r>
                              </w:ins>
                              <w:r>
                                <w:rPr>
                                  <w:rFonts w:ascii="Calibri" w:eastAsia="Calibri" w:hAnsi="Calibri" w:cs="Calibri"/>
                                  <w:b/>
                                  <w:color w:val="000000"/>
                                </w:rPr>
                                <w:t>TURNO</w:t>
                              </w:r>
                            </w:p>
                            <w:p w14:paraId="60AC20D4" w14:textId="77777777" w:rsidR="00F802DC" w:rsidRDefault="0046407F">
                              <w:pPr>
                                <w:spacing w:before="75" w:line="215" w:lineRule="auto"/>
                                <w:ind w:left="90" w:firstLine="270"/>
                                <w:jc w:val="center"/>
                                <w:textDirection w:val="btLr"/>
                              </w:pPr>
                              <w:r>
                                <w:rPr>
                                  <w:rFonts w:ascii="Calibri" w:eastAsia="Calibri" w:hAnsi="Calibri" w:cs="Calibri"/>
                                  <w:b/>
                                  <w:color w:val="000000"/>
                                  <w:sz w:val="18"/>
                                </w:rPr>
                                <w:t>Cierre de jornada en el sistema</w:t>
                              </w:r>
                            </w:p>
                          </w:txbxContent>
                        </v:textbox>
                      </v:rect>
                      <v:roundrect id="Rectángulo: esquinas redondeadas 10" o:spid="_x0000_s1036" style="position:absolute;left:13894;top:9601;width:13207;height:12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" fillcolor="#4372c3" strokecolor="white [3201]" strokeweight="1pt">
                        <v:stroke startarrowwidth="narrow" startarrowlength="short" endarrowwidth="narrow" endarrowlength="short" joinstyle="miter"/>
                        <v:textbox inset="2.53958mm,2.53958mm,2.53958mm,2.53958mm">
                          <w:txbxContent>
                            <w:p w14:paraId="6476AF5D" w14:textId="77777777" w:rsidR="00F802DC" w:rsidRDefault="00F802DC">
                              <w:pPr>
                                <w:spacing w:line="240" w:lineRule="auto"/>
                                <w:textDirection w:val="btLr"/>
                              </w:pPr>
                            </w:p>
                          </w:txbxContent>
                        </v:textbox>
                      </v:roundrect>
                      <v:rect id="Rectángulo 11" o:spid="_x0000_s1037" style="position:absolute;left:14519;top:10226;width:11957;height:1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" fillcolor="#b6d7a8" stroked="f">
                        <v:textbox inset="1.1639mm,1.1639mm,1.1639mm,1.1639mm">
                          <w:txbxContent>
                            <w:p w14:paraId="27EEA300" w14:textId="77777777" w:rsidR="00F802DC" w:rsidRDefault="0046407F">
                              <w:pPr>
                                <w:spacing w:line="215" w:lineRule="auto"/>
                                <w:jc w:val="center"/>
                                <w:textDirection w:val="btLr"/>
                              </w:pPr>
                              <w:r>
                                <w:rPr>
                                  <w:rFonts w:ascii="Calibri" w:eastAsia="Calibri" w:hAnsi="Calibri" w:cs="Calibri"/>
                                  <w:b/>
                                  <w:color w:val="000000"/>
                                </w:rPr>
                                <w:t>LIQUIDACIÓN</w:t>
                              </w:r>
                            </w:p>
                            <w:p w14:paraId="08F0114B" w14:textId="7CA597E5" w:rsidR="00F802DC" w:rsidRDefault="0046407F">
                              <w:pPr>
                                <w:spacing w:before="75" w:line="215" w:lineRule="auto"/>
                                <w:ind w:left="90" w:firstLine="270"/>
                                <w:jc w:val="center"/>
                                <w:textDirection w:val="btLr"/>
                              </w:pPr>
                              <w:r>
                                <w:rPr>
                                  <w:rFonts w:ascii="Calibri" w:eastAsia="Calibri" w:hAnsi="Calibri" w:cs="Calibri"/>
                                  <w:b/>
                                  <w:color w:val="000000"/>
                                  <w:sz w:val="18"/>
                                </w:rPr>
                                <w:t>Comprueb</w:t>
                              </w:r>
                              <w:ins w:id="339" w:author="JULIA ISABEL ROBERTO" w:date="2022-05-19T18:15:00Z">
                                <w:r w:rsidR="00F3586B">
                                  <w:rPr>
                                    <w:rFonts w:ascii="Calibri" w:eastAsia="Calibri" w:hAnsi="Calibri" w:cs="Calibri"/>
                                    <w:b/>
                                    <w:color w:val="000000"/>
                                    <w:sz w:val="18"/>
                                  </w:rPr>
                                  <w:t>e</w:t>
                                </w:r>
                              </w:ins>
                              <w:del w:id="340" w:author="JULIA ISABEL ROBERTO" w:date="2022-05-19T18:15:00Z">
                                <w:r w:rsidDel="00F3586B">
                                  <w:rPr>
                                    <w:rFonts w:ascii="Calibri" w:eastAsia="Calibri" w:hAnsi="Calibri" w:cs="Calibri"/>
                                    <w:b/>
                                    <w:color w:val="000000"/>
                                    <w:sz w:val="18"/>
                                  </w:rPr>
                                  <w:delText>a</w:delText>
                                </w:r>
                              </w:del>
                              <w:r>
                                <w:rPr>
                                  <w:rFonts w:ascii="Calibri" w:eastAsia="Calibri" w:hAnsi="Calibri" w:cs="Calibri"/>
                                  <w:b/>
                                  <w:color w:val="000000"/>
                                  <w:sz w:val="18"/>
                                </w:rPr>
                                <w:t xml:space="preserve"> que el dinero recaudado (</w:t>
                              </w:r>
                              <w:ins w:id="341" w:author="JULIA ISABEL ROBERTO" w:date="2022-05-19T18:15:00Z">
                                <w:r w:rsidR="00F3586B">
                                  <w:rPr>
                                    <w:rFonts w:ascii="Calibri" w:eastAsia="Calibri" w:hAnsi="Calibri" w:cs="Calibri"/>
                                    <w:b/>
                                    <w:color w:val="000000"/>
                                    <w:sz w:val="18"/>
                                  </w:rPr>
                                  <w:t xml:space="preserve">en </w:t>
                                </w:r>
                              </w:ins>
                              <w:r>
                                <w:rPr>
                                  <w:rFonts w:ascii="Calibri" w:eastAsia="Calibri" w:hAnsi="Calibri" w:cs="Calibri"/>
                                  <w:b/>
                                  <w:color w:val="000000"/>
                                  <w:sz w:val="18"/>
                                </w:rPr>
                                <w:t>efectivo y medios electrónicos es igual al de las ventas)</w:t>
                              </w:r>
                            </w:p>
                          </w:txbxContent>
                        </v:textbox>
                      </v:rect>
                      <v:roundrect id="Rectángulo: esquinas redondeadas 12" o:spid="_x0000_s1038" style="position:absolute;left:27762;top:9601;width:13207;height:12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" fillcolor="#4372c3" strokecolor="white [3201]" strokeweight="1pt">
                        <v:stroke startarrowwidth="narrow" startarrowlength="short" endarrowwidth="narrow" endarrowlength="short" joinstyle="miter"/>
                        <v:textbox inset="2.53958mm,2.53958mm,2.53958mm,2.53958mm">
                          <w:txbxContent>
                            <w:p w14:paraId="19046918" w14:textId="77777777" w:rsidR="00F802DC" w:rsidRDefault="00F802DC">
                              <w:pPr>
                                <w:spacing w:line="240" w:lineRule="auto"/>
                                <w:textDirection w:val="btLr"/>
                              </w:pPr>
                            </w:p>
                          </w:txbxContent>
                        </v:textbox>
                      </v:roundrect>
                      <v:rect id="Rectángulo 13" o:spid="_x0000_s1039" style="position:absolute;left:28387;top:10225;width:12820;height:1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" fillcolor="#b6d7a8" stroked="f">
                        <v:textbox inset="1.1639mm,1.1639mm,1.1639mm,1.1639mm">
                          <w:txbxContent>
                            <w:p w14:paraId="00B59844" w14:textId="2B3AA028" w:rsidR="00F802DC" w:rsidRDefault="0046407F">
                              <w:pPr>
                                <w:spacing w:line="215" w:lineRule="auto"/>
                                <w:jc w:val="center"/>
                                <w:textDirection w:val="btLr"/>
                              </w:pPr>
                              <w:r>
                                <w:rPr>
                                  <w:rFonts w:ascii="Calibri" w:eastAsia="Calibri" w:hAnsi="Calibri" w:cs="Calibri"/>
                                  <w:b/>
                                  <w:color w:val="000000"/>
                                </w:rPr>
                                <w:t xml:space="preserve">ENTREGA </w:t>
                              </w:r>
                              <w:ins w:id="342" w:author="JULIA ISABEL ROBERTO" w:date="2022-05-19T18:15:00Z">
                                <w:r w:rsidR="00F3586B">
                                  <w:rPr>
                                    <w:rFonts w:ascii="Calibri" w:eastAsia="Calibri" w:hAnsi="Calibri" w:cs="Calibri"/>
                                    <w:b/>
                                    <w:color w:val="000000"/>
                                  </w:rPr>
                                  <w:t xml:space="preserve">DEL </w:t>
                                </w:r>
                              </w:ins>
                              <w:r>
                                <w:rPr>
                                  <w:rFonts w:ascii="Calibri" w:eastAsia="Calibri" w:hAnsi="Calibri" w:cs="Calibri"/>
                                  <w:b/>
                                  <w:color w:val="000000"/>
                                </w:rPr>
                                <w:t>DINERO</w:t>
                              </w:r>
                              <w:del w:id="343" w:author="JULIA ISABEL ROBERTO" w:date="2022-05-19T18:15:00Z">
                                <w:r w:rsidDel="00F3586B">
                                  <w:rPr>
                                    <w:rFonts w:ascii="Calibri" w:eastAsia="Calibri" w:hAnsi="Calibri" w:cs="Calibri"/>
                                    <w:b/>
                                    <w:color w:val="000000"/>
                                  </w:rPr>
                                  <w:delText>S</w:delText>
                                </w:r>
                              </w:del>
                            </w:p>
                            <w:p w14:paraId="519F1D27" w14:textId="1CE97758" w:rsidR="00F802DC" w:rsidRDefault="0046407F">
                              <w:pPr>
                                <w:spacing w:before="75" w:line="215" w:lineRule="auto"/>
                                <w:ind w:left="90" w:firstLine="270"/>
                                <w:jc w:val="center"/>
                                <w:textDirection w:val="btLr"/>
                              </w:pPr>
                              <w:r>
                                <w:rPr>
                                  <w:rFonts w:ascii="Calibri" w:eastAsia="Calibri" w:hAnsi="Calibri" w:cs="Calibri"/>
                                  <w:b/>
                                  <w:color w:val="000000"/>
                                  <w:sz w:val="18"/>
                                </w:rPr>
                                <w:t>A través de los medios dispuestos (</w:t>
                              </w:r>
                              <w:del w:id="344" w:author="JULIA ISABEL ROBERTO" w:date="2022-05-19T18:15:00Z">
                                <w:r w:rsidDel="000F5065">
                                  <w:rPr>
                                    <w:rFonts w:ascii="Calibri" w:eastAsia="Calibri" w:hAnsi="Calibri" w:cs="Calibri"/>
                                    <w:b/>
                                    <w:color w:val="000000"/>
                                    <w:sz w:val="18"/>
                                  </w:rPr>
                                  <w:delText>O</w:delText>
                                </w:r>
                              </w:del>
                              <w:ins w:id="345" w:author="JULIA ISABEL ROBERTO" w:date="2022-05-19T18:16:00Z">
                                <w:r w:rsidR="00A606E1">
                                  <w:rPr>
                                    <w:rFonts w:ascii="Calibri" w:eastAsia="Calibri" w:hAnsi="Calibri" w:cs="Calibri"/>
                                    <w:b/>
                                    <w:color w:val="000000"/>
                                    <w:sz w:val="18"/>
                                  </w:rPr>
                                  <w:t>o</w:t>
                                </w:r>
                              </w:ins>
                              <w:r>
                                <w:rPr>
                                  <w:rFonts w:ascii="Calibri" w:eastAsia="Calibri" w:hAnsi="Calibri" w:cs="Calibri"/>
                                  <w:b/>
                                  <w:color w:val="000000"/>
                                  <w:sz w:val="18"/>
                                </w:rPr>
                                <w:t>ficinas físicas, sucursales bancarias o cajas fuertes) entregar el recaudo liquidado</w:t>
                              </w:r>
                            </w:p>
                          </w:txbxContent>
                        </v:textbox>
                      </v:rect>
                      <v:roundrect id="Rectángulo: esquinas redondeadas 14" o:spid="_x0000_s1040" style="position:absolute;left:41629;top:9601;width:13207;height:12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" fillcolor="#4372c3" strokecolor="white [3201]" strokeweight="1pt">
                        <v:stroke startarrowwidth="narrow" startarrowlength="short" endarrowwidth="narrow" endarrowlength="short" joinstyle="miter"/>
                        <v:textbox inset="2.53958mm,2.53958mm,2.53958mm,2.53958mm">
                          <w:txbxContent>
                            <w:p w14:paraId="4ACE9759" w14:textId="77777777" w:rsidR="00F802DC" w:rsidRDefault="00F802DC">
                              <w:pPr>
                                <w:spacing w:line="240" w:lineRule="auto"/>
                                <w:textDirection w:val="btLr"/>
                              </w:pPr>
                            </w:p>
                          </w:txbxContent>
                        </v:textbox>
                      </v:roundrect>
                      <v:rect id="Rectángulo 15" o:spid="_x0000_s1041" style="position:absolute;left:42254;top:10226;width:11957;height:1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" fillcolor="#b6d7a8" stroked="f">
                        <v:textbox inset="1.1639mm,1.1639mm,1.1639mm,1.1639mm">
                          <w:txbxContent>
                            <w:p w14:paraId="6D56A233" w14:textId="77777777" w:rsidR="00F802DC" w:rsidRDefault="0046407F">
                              <w:pPr>
                                <w:spacing w:line="215" w:lineRule="auto"/>
                                <w:jc w:val="center"/>
                                <w:textDirection w:val="btLr"/>
                              </w:pPr>
                              <w:r>
                                <w:rPr>
                                  <w:rFonts w:ascii="Calibri" w:eastAsia="Calibri" w:hAnsi="Calibri" w:cs="Calibri"/>
                                  <w:b/>
                                  <w:color w:val="000000"/>
                                </w:rPr>
                                <w:t>COMPROBANTES</w:t>
                              </w:r>
                            </w:p>
                            <w:p w14:paraId="2F9973DE" w14:textId="77777777" w:rsidR="00F802DC" w:rsidRDefault="0046407F">
                              <w:pPr>
                                <w:spacing w:before="75" w:line="215" w:lineRule="auto"/>
                                <w:ind w:left="90" w:firstLine="270"/>
                                <w:jc w:val="center"/>
                                <w:textDirection w:val="btLr"/>
                              </w:pPr>
                              <w:r>
                                <w:rPr>
                                  <w:rFonts w:ascii="Calibri" w:eastAsia="Calibri" w:hAnsi="Calibri" w:cs="Calibri"/>
                                  <w:b/>
                                  <w:color w:val="000000"/>
                                  <w:sz w:val="18"/>
                                </w:rPr>
                                <w:t>El vendedor deberá mantener de manera segura los comprobantes de entregas y liquidaciones diarias</w:t>
                              </w:r>
                            </w:p>
                          </w:txbxContent>
                        </v:textbox>
                      </v:rect>
                    </v:group>
                  </v:group>
                </v:group>
                <w10:anchorlock/>
              </v:group>
            </w:pict>
          </mc:Fallback>
        </mc:AlternateContent>
      </w:r>
      <w:commentRangeEnd w:id="329"/>
      <w:r w:rsidR="0046407F">
        <w:commentReference w:id="329"/>
      </w:r>
    </w:p>
    <w:p w14:paraId="0000011F" w14:textId="53B5CD4C" w:rsidR="00F802DC" w:rsidDel="00A606E1" w:rsidRDefault="0046407F">
      <w:pPr>
        <w:pBdr>
          <w:top w:val="nil"/>
          <w:left w:val="nil"/>
          <w:bottom w:val="nil"/>
          <w:right w:val="nil"/>
          <w:between w:val="nil"/>
        </w:pBdr>
        <w:spacing w:after="200" w:line="240" w:lineRule="auto"/>
        <w:jc w:val="both"/>
        <w:rPr>
          <w:del w:id="346" w:author="JULIA ISABEL ROBERTO" w:date="2022-05-19T18:16:00Z"/>
          <w:color w:val="44546A"/>
          <w:sz w:val="20"/>
          <w:szCs w:val="20"/>
        </w:rPr>
      </w:pPr>
      <w:del w:id="347" w:author="JULIA ISABEL ROBERTO" w:date="2022-05-19T18:16:00Z">
        <w:r w:rsidDel="00A606E1">
          <w:rPr>
            <w:color w:val="44546A"/>
            <w:sz w:val="20"/>
            <w:szCs w:val="20"/>
          </w:rPr>
          <w:delText>Nota. SENA (2022)</w:delText>
        </w:r>
      </w:del>
    </w:p>
    <w:p w14:paraId="00000120" w14:textId="2CFECDB4" w:rsidR="00F802DC" w:rsidDel="00EE4EA4" w:rsidRDefault="00F802DC">
      <w:pPr>
        <w:spacing w:line="360" w:lineRule="auto"/>
        <w:jc w:val="both"/>
        <w:rPr>
          <w:del w:id="348" w:author="JULIA ISABEL ROBERTO" w:date="2022-05-19T18:16:00Z"/>
          <w:color w:val="0563C1"/>
          <w:sz w:val="20"/>
          <w:szCs w:val="20"/>
          <w:u w:val="single"/>
        </w:rPr>
      </w:pPr>
    </w:p>
    <w:p w14:paraId="00000121" w14:textId="71B2A90B" w:rsidR="00F802DC" w:rsidDel="00EE4EA4" w:rsidRDefault="00F802DC">
      <w:pPr>
        <w:spacing w:line="360" w:lineRule="auto"/>
        <w:jc w:val="both"/>
        <w:rPr>
          <w:del w:id="349" w:author="JULIA ISABEL ROBERTO" w:date="2022-05-19T18:16:00Z"/>
          <w:color w:val="0563C1"/>
          <w:sz w:val="20"/>
          <w:szCs w:val="20"/>
          <w:u w:val="single"/>
        </w:rPr>
      </w:pPr>
    </w:p>
    <w:p w14:paraId="00000122" w14:textId="525823E3" w:rsidR="00F802DC" w:rsidRDefault="0046407F" w:rsidP="007212B4">
      <w:pPr>
        <w:keepNext/>
        <w:keepLines/>
        <w:numPr>
          <w:ilvl w:val="0"/>
          <w:numId w:val="9"/>
        </w:numPr>
        <w:pBdr>
          <w:top w:val="nil"/>
          <w:left w:val="nil"/>
          <w:bottom w:val="nil"/>
          <w:right w:val="nil"/>
          <w:between w:val="nil"/>
        </w:pBdr>
        <w:spacing w:before="240"/>
        <w:ind w:left="426"/>
        <w:jc w:val="both"/>
        <w:rPr>
          <w:ins w:id="350" w:author="JULIA ISABEL ROBERTO" w:date="2022-05-19T18:16:00Z"/>
          <w:b/>
          <w:color w:val="000000"/>
          <w:sz w:val="20"/>
          <w:szCs w:val="20"/>
        </w:rPr>
      </w:pPr>
      <w:r>
        <w:rPr>
          <w:b/>
          <w:color w:val="000000"/>
          <w:sz w:val="20"/>
          <w:szCs w:val="20"/>
        </w:rPr>
        <w:t>SÍNTESIS</w:t>
      </w:r>
    </w:p>
    <w:p w14:paraId="1A6589FE" w14:textId="4C106BB2" w:rsidR="00EE4EA4" w:rsidDel="00DE491E" w:rsidRDefault="00EE4EA4" w:rsidP="00EE4EA4">
      <w:pPr>
        <w:keepNext/>
        <w:keepLines/>
        <w:pBdr>
          <w:top w:val="nil"/>
          <w:left w:val="nil"/>
          <w:bottom w:val="nil"/>
          <w:right w:val="nil"/>
          <w:between w:val="nil"/>
        </w:pBdr>
        <w:spacing w:before="240"/>
        <w:ind w:left="426"/>
        <w:jc w:val="both"/>
        <w:rPr>
          <w:del w:id="351" w:author="JULIA ISABEL ROBERTO" w:date="2022-05-19T18:18:00Z"/>
          <w:b/>
          <w:color w:val="000000"/>
          <w:sz w:val="20"/>
          <w:szCs w:val="20"/>
        </w:rPr>
        <w:pPrChange w:id="352" w:author="JULIA ISABEL ROBERTO" w:date="2022-05-19T18:16:00Z">
          <w:pPr>
            <w:keepNext/>
            <w:keepLines/>
            <w:numPr>
              <w:numId w:val="3"/>
            </w:numPr>
            <w:pBdr>
              <w:top w:val="nil"/>
              <w:left w:val="nil"/>
              <w:bottom w:val="nil"/>
              <w:right w:val="nil"/>
              <w:between w:val="nil"/>
            </w:pBdr>
            <w:spacing w:before="240"/>
            <w:ind w:left="426" w:hanging="360"/>
            <w:jc w:val="both"/>
          </w:pPr>
        </w:pPrChange>
      </w:pPr>
    </w:p>
    <w:p w14:paraId="36F87096" w14:textId="77777777" w:rsidR="00DE491E" w:rsidRDefault="00DE491E">
      <w:pPr>
        <w:spacing w:after="160"/>
        <w:jc w:val="both"/>
        <w:rPr>
          <w:ins w:id="353" w:author="JULIA ISABEL ROBERTO" w:date="2022-05-19T18:18:00Z"/>
          <w:sz w:val="20"/>
          <w:szCs w:val="20"/>
        </w:rPr>
      </w:pPr>
    </w:p>
    <w:p w14:paraId="00000123" w14:textId="5B85CC38" w:rsidR="00F802DC" w:rsidRDefault="0046407F">
      <w:pPr>
        <w:spacing w:after="160"/>
        <w:jc w:val="both"/>
        <w:rPr>
          <w:b/>
          <w:sz w:val="20"/>
          <w:szCs w:val="20"/>
        </w:rPr>
      </w:pPr>
      <w:r>
        <w:rPr>
          <w:sz w:val="20"/>
          <w:szCs w:val="20"/>
        </w:rPr>
        <w:t>A través del siguiente mapa</w:t>
      </w:r>
      <w:del w:id="354" w:author="JULIA ISABEL ROBERTO" w:date="2022-05-19T18:17:00Z">
        <w:r w:rsidDel="00EE4EA4">
          <w:rPr>
            <w:sz w:val="20"/>
            <w:szCs w:val="20"/>
          </w:rPr>
          <w:delText>,</w:delText>
        </w:r>
      </w:del>
      <w:r>
        <w:rPr>
          <w:sz w:val="20"/>
          <w:szCs w:val="20"/>
        </w:rPr>
        <w:t xml:space="preserve"> podrá ver la conceptualización abordada en este componente formativo, la cual resume de manera puntual lo visto en </w:t>
      </w:r>
      <w:del w:id="355" w:author="JULIA ISABEL ROBERTO" w:date="2022-05-19T18:18:00Z">
        <w:r w:rsidDel="00F84EEA">
          <w:rPr>
            <w:sz w:val="20"/>
            <w:szCs w:val="20"/>
          </w:rPr>
          <w:delText>él</w:delText>
        </w:r>
      </w:del>
      <w:ins w:id="356" w:author="JULIA ISABEL ROBERTO" w:date="2022-05-19T18:18:00Z">
        <w:r w:rsidR="00F84EEA">
          <w:rPr>
            <w:sz w:val="20"/>
            <w:szCs w:val="20"/>
          </w:rPr>
          <w:t>este</w:t>
        </w:r>
      </w:ins>
      <w:r>
        <w:rPr>
          <w:sz w:val="20"/>
          <w:szCs w:val="20"/>
        </w:rPr>
        <w:t>:</w:t>
      </w:r>
    </w:p>
    <w:p w14:paraId="00000124" w14:textId="77777777" w:rsidR="00F802DC" w:rsidRDefault="0046407F">
      <w:pPr>
        <w:jc w:val="both"/>
        <w:rPr>
          <w:sz w:val="20"/>
          <w:szCs w:val="20"/>
        </w:rPr>
      </w:pPr>
      <w:r>
        <w:rPr>
          <w:noProof/>
          <w:sz w:val="20"/>
          <w:szCs w:val="20"/>
        </w:rPr>
        <w:lastRenderedPageBreak/>
        <mc:AlternateContent>
          <mc:Choice Requires="wpg">
            <w:drawing>
              <wp:inline distT="0" distB="0" distL="0" distR="0" wp14:anchorId="1FFDBDC3" wp14:editId="240736ED">
                <wp:extent cx="5486400" cy="7349320"/>
                <wp:effectExtent l="0" t="0" r="0" b="23495"/>
                <wp:docPr id="40" name="Grupo 40"/>
                <wp:cNvGraphicFramePr/>
                <a:graphic xmlns:a="http://schemas.openxmlformats.org/drawingml/2006/main">
                  <a:graphicData uri="http://schemas.microsoft.com/office/word/2010/wordprocessingGroup">
                    <wpg:wgp>
                      <wpg:cNvGrpSpPr/>
                      <wpg:grpSpPr>
                        <a:xfrm>
                          <a:off x="0" y="0"/>
                          <a:ext cx="5486400" cy="7349320"/>
                          <a:chOff x="2602800" y="105340"/>
                          <a:chExt cx="5486400" cy="7349320"/>
                        </a:xfrm>
                      </wpg:grpSpPr>
                      <wpg:grpSp>
                        <wpg:cNvPr id="16" name="Grupo 16"/>
                        <wpg:cNvGrpSpPr/>
                        <wpg:grpSpPr>
                          <a:xfrm>
                            <a:off x="2602800" y="105340"/>
                            <a:ext cx="5486400" cy="7349320"/>
                            <a:chOff x="2602800" y="105340"/>
                            <a:chExt cx="5486400" cy="7349320"/>
                          </a:xfrm>
                        </wpg:grpSpPr>
                        <wps:wsp>
                          <wps:cNvPr id="17" name="Rectángulo 17"/>
                          <wps:cNvSpPr/>
                          <wps:spPr>
                            <a:xfrm>
                              <a:off x="2602800" y="105340"/>
                              <a:ext cx="5486400" cy="7349300"/>
                            </a:xfrm>
                            <a:prstGeom prst="rect">
                              <a:avLst/>
                            </a:prstGeom>
                            <a:noFill/>
                            <a:ln>
                              <a:noFill/>
                            </a:ln>
                          </wps:spPr>
                          <wps:txbx>
                            <w:txbxContent>
                              <w:p w14:paraId="4100A644" w14:textId="77777777" w:rsidR="00F802DC" w:rsidRDefault="00F802DC">
                                <w:pPr>
                                  <w:spacing w:line="240" w:lineRule="auto"/>
                                  <w:textDirection w:val="btLr"/>
                                </w:pPr>
                              </w:p>
                            </w:txbxContent>
                          </wps:txbx>
                          <wps:bodyPr spcFirstLastPara="1" wrap="square" lIns="91425" tIns="91425" rIns="91425" bIns="91425" anchor="ctr" anchorCtr="0">
                            <a:noAutofit/>
                          </wps:bodyPr>
                        </wps:wsp>
                        <wpg:grpSp>
                          <wpg:cNvPr id="18" name="Grupo 18"/>
                          <wpg:cNvGrpSpPr/>
                          <wpg:grpSpPr>
                            <a:xfrm>
                              <a:off x="2602800" y="105340"/>
                              <a:ext cx="5486400" cy="7349320"/>
                              <a:chOff x="0" y="0"/>
                              <a:chExt cx="5486400" cy="7349300"/>
                            </a:xfrm>
                          </wpg:grpSpPr>
                          <wps:wsp>
                            <wps:cNvPr id="19" name="Rectángulo 19"/>
                            <wps:cNvSpPr/>
                            <wps:spPr>
                              <a:xfrm>
                                <a:off x="0" y="0"/>
                                <a:ext cx="5486400" cy="7349300"/>
                              </a:xfrm>
                              <a:prstGeom prst="rect">
                                <a:avLst/>
                              </a:prstGeom>
                              <a:noFill/>
                              <a:ln>
                                <a:noFill/>
                              </a:ln>
                            </wps:spPr>
                            <wps:txbx>
                              <w:txbxContent>
                                <w:p w14:paraId="626BD634" w14:textId="77777777" w:rsidR="00F802DC" w:rsidRDefault="00F802DC">
                                  <w:pPr>
                                    <w:spacing w:line="240" w:lineRule="auto"/>
                                    <w:textDirection w:val="btLr"/>
                                  </w:pPr>
                                </w:p>
                              </w:txbxContent>
                            </wps:txbx>
                            <wps:bodyPr spcFirstLastPara="1" wrap="square" lIns="91425" tIns="91425" rIns="91425" bIns="91425" anchor="ctr" anchorCtr="0">
                              <a:noAutofit/>
                            </wps:bodyPr>
                          </wps:wsp>
                          <wpg:grpSp>
                            <wpg:cNvPr id="20" name="Grupo 20"/>
                            <wpg:cNvGrpSpPr/>
                            <wpg:grpSpPr>
                              <a:xfrm>
                                <a:off x="0" y="0"/>
                                <a:ext cx="5486400" cy="7349300"/>
                                <a:chOff x="0" y="0"/>
                                <a:chExt cx="5486400" cy="7349300"/>
                              </a:xfrm>
                            </wpg:grpSpPr>
                            <wps:wsp>
                              <wps:cNvPr id="21" name="Rectángulo 21"/>
                              <wps:cNvSpPr/>
                              <wps:spPr>
                                <a:xfrm>
                                  <a:off x="0" y="0"/>
                                  <a:ext cx="5486400" cy="7349300"/>
                                </a:xfrm>
                                <a:prstGeom prst="rect">
                                  <a:avLst/>
                                </a:prstGeom>
                                <a:noFill/>
                                <a:ln>
                                  <a:noFill/>
                                </a:ln>
                              </wps:spPr>
                              <wps:txbx>
                                <w:txbxContent>
                                  <w:p w14:paraId="158DF599"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22" name="Forma libre: forma 22"/>
                              <wps:cNvSpPr/>
                              <wps:spPr>
                                <a:xfrm>
                                  <a:off x="521407" y="3674659"/>
                                  <a:ext cx="269706" cy="3468980"/>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345A99"/>
                                  </a:solidFill>
                                  <a:prstDash val="solid"/>
                                  <a:miter lim="800000"/>
                                  <a:headEnd type="none" w="sm" len="sm"/>
                                  <a:tailEnd type="none" w="sm" len="sm"/>
                                </a:ln>
                              </wps:spPr>
                              <wps:txbx>
                                <w:txbxContent>
                                  <w:p w14:paraId="080C2113"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23" name="Rectángulo 23"/>
                              <wps:cNvSpPr/>
                              <wps:spPr>
                                <a:xfrm>
                                  <a:off x="569274" y="5322164"/>
                                  <a:ext cx="173972" cy="173972"/>
                                </a:xfrm>
                                <a:prstGeom prst="rect">
                                  <a:avLst/>
                                </a:prstGeom>
                                <a:noFill/>
                                <a:ln>
                                  <a:noFill/>
                                </a:ln>
                              </wps:spPr>
                              <wps:txbx>
                                <w:txbxContent>
                                  <w:p w14:paraId="2F38DF72"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24" name="Forma libre: forma 24"/>
                              <wps:cNvSpPr/>
                              <wps:spPr>
                                <a:xfrm>
                                  <a:off x="2139648" y="6629717"/>
                                  <a:ext cx="269706" cy="513923"/>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3A66B1"/>
                                  </a:solidFill>
                                  <a:prstDash val="solid"/>
                                  <a:miter lim="800000"/>
                                  <a:headEnd type="none" w="sm" len="sm"/>
                                  <a:tailEnd type="none" w="sm" len="sm"/>
                                </a:ln>
                              </wps:spPr>
                              <wps:txbx>
                                <w:txbxContent>
                                  <w:p w14:paraId="241D13E4"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25" name="Rectángulo 25"/>
                              <wps:cNvSpPr/>
                              <wps:spPr>
                                <a:xfrm>
                                  <a:off x="2259992" y="6872169"/>
                                  <a:ext cx="29019" cy="29019"/>
                                </a:xfrm>
                                <a:prstGeom prst="rect">
                                  <a:avLst/>
                                </a:prstGeom>
                                <a:noFill/>
                                <a:ln>
                                  <a:noFill/>
                                </a:ln>
                              </wps:spPr>
                              <wps:txbx>
                                <w:txbxContent>
                                  <w:p w14:paraId="00F82901"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26" name="Forma libre: forma 26"/>
                              <wps:cNvSpPr/>
                              <wps:spPr>
                                <a:xfrm>
                                  <a:off x="2139648" y="6583997"/>
                                  <a:ext cx="269706" cy="91440"/>
                                </a:xfrm>
                                <a:custGeom>
                                  <a:avLst/>
                                  <a:gdLst/>
                                  <a:ahLst/>
                                  <a:cxnLst/>
                                  <a:rect l="l" t="t" r="r" b="b"/>
                                  <a:pathLst>
                                    <a:path w="120000" h="120000" extrusionOk="0">
                                      <a:moveTo>
                                        <a:pt x="0" y="60000"/>
                                      </a:moveTo>
                                      <a:lnTo>
                                        <a:pt x="120000" y="60000"/>
                                      </a:lnTo>
                                    </a:path>
                                  </a:pathLst>
                                </a:custGeom>
                                <a:noFill/>
                                <a:ln w="12700" cap="flat" cmpd="sng">
                                  <a:solidFill>
                                    <a:srgbClr val="3A66B1"/>
                                  </a:solidFill>
                                  <a:prstDash val="solid"/>
                                  <a:miter lim="800000"/>
                                  <a:headEnd type="none" w="sm" len="sm"/>
                                  <a:tailEnd type="none" w="sm" len="sm"/>
                                </a:ln>
                              </wps:spPr>
                              <wps:txbx>
                                <w:txbxContent>
                                  <w:p w14:paraId="5712725B"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27" name="Rectángulo 27"/>
                              <wps:cNvSpPr/>
                              <wps:spPr>
                                <a:xfrm>
                                  <a:off x="2267759" y="6622975"/>
                                  <a:ext cx="13485" cy="13485"/>
                                </a:xfrm>
                                <a:prstGeom prst="rect">
                                  <a:avLst/>
                                </a:prstGeom>
                                <a:noFill/>
                                <a:ln>
                                  <a:noFill/>
                                </a:ln>
                              </wps:spPr>
                              <wps:txbx>
                                <w:txbxContent>
                                  <w:p w14:paraId="0776075D"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28" name="Forma libre: forma 28"/>
                              <wps:cNvSpPr/>
                              <wps:spPr>
                                <a:xfrm>
                                  <a:off x="2139648" y="6115794"/>
                                  <a:ext cx="269706" cy="513923"/>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3A66B1"/>
                                  </a:solidFill>
                                  <a:prstDash val="solid"/>
                                  <a:miter lim="800000"/>
                                  <a:headEnd type="none" w="sm" len="sm"/>
                                  <a:tailEnd type="none" w="sm" len="sm"/>
                                </a:ln>
                              </wps:spPr>
                              <wps:txbx>
                                <w:txbxContent>
                                  <w:p w14:paraId="58D67BBA"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29" name="Rectángulo 29"/>
                              <wps:cNvSpPr/>
                              <wps:spPr>
                                <a:xfrm>
                                  <a:off x="2259992" y="6358246"/>
                                  <a:ext cx="29019" cy="29019"/>
                                </a:xfrm>
                                <a:prstGeom prst="rect">
                                  <a:avLst/>
                                </a:prstGeom>
                                <a:noFill/>
                                <a:ln>
                                  <a:noFill/>
                                </a:ln>
                              </wps:spPr>
                              <wps:txbx>
                                <w:txbxContent>
                                  <w:p w14:paraId="2F7E7186"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30" name="Forma libre: forma 30"/>
                              <wps:cNvSpPr/>
                              <wps:spPr>
                                <a:xfrm>
                                  <a:off x="521407" y="3674659"/>
                                  <a:ext cx="269706" cy="2955057"/>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345A99"/>
                                  </a:solidFill>
                                  <a:prstDash val="solid"/>
                                  <a:miter lim="800000"/>
                                  <a:headEnd type="none" w="sm" len="sm"/>
                                  <a:tailEnd type="none" w="sm" len="sm"/>
                                </a:ln>
                              </wps:spPr>
                              <wps:txbx>
                                <w:txbxContent>
                                  <w:p w14:paraId="07354E45"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31" name="Rectángulo 31"/>
                              <wps:cNvSpPr/>
                              <wps:spPr>
                                <a:xfrm>
                                  <a:off x="582077" y="5078005"/>
                                  <a:ext cx="148367" cy="148367"/>
                                </a:xfrm>
                                <a:prstGeom prst="rect">
                                  <a:avLst/>
                                </a:prstGeom>
                                <a:noFill/>
                                <a:ln>
                                  <a:noFill/>
                                </a:ln>
                              </wps:spPr>
                              <wps:txbx>
                                <w:txbxContent>
                                  <w:p w14:paraId="70D00CCE"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32" name="Forma libre: forma 32"/>
                              <wps:cNvSpPr/>
                              <wps:spPr>
                                <a:xfrm>
                                  <a:off x="2139648" y="5344910"/>
                                  <a:ext cx="269706" cy="256961"/>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3A66B1"/>
                                  </a:solidFill>
                                  <a:prstDash val="solid"/>
                                  <a:miter lim="800000"/>
                                  <a:headEnd type="none" w="sm" len="sm"/>
                                  <a:tailEnd type="none" w="sm" len="sm"/>
                                </a:ln>
                              </wps:spPr>
                              <wps:txbx>
                                <w:txbxContent>
                                  <w:p w14:paraId="5F546F97"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33" name="Rectángulo 33"/>
                              <wps:cNvSpPr/>
                              <wps:spPr>
                                <a:xfrm>
                                  <a:off x="2265189" y="5464077"/>
                                  <a:ext cx="18625" cy="18625"/>
                                </a:xfrm>
                                <a:prstGeom prst="rect">
                                  <a:avLst/>
                                </a:prstGeom>
                                <a:noFill/>
                                <a:ln>
                                  <a:noFill/>
                                </a:ln>
                              </wps:spPr>
                              <wps:txbx>
                                <w:txbxContent>
                                  <w:p w14:paraId="6BC95820"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34" name="Forma libre: forma 34"/>
                              <wps:cNvSpPr/>
                              <wps:spPr>
                                <a:xfrm>
                                  <a:off x="2139648" y="5087948"/>
                                  <a:ext cx="269706" cy="256961"/>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3A66B1"/>
                                  </a:solidFill>
                                  <a:prstDash val="solid"/>
                                  <a:miter lim="800000"/>
                                  <a:headEnd type="none" w="sm" len="sm"/>
                                  <a:tailEnd type="none" w="sm" len="sm"/>
                                </a:ln>
                              </wps:spPr>
                              <wps:txbx>
                                <w:txbxContent>
                                  <w:p w14:paraId="37C09F93"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35" name="Rectángulo 35"/>
                              <wps:cNvSpPr/>
                              <wps:spPr>
                                <a:xfrm>
                                  <a:off x="2265189" y="5207116"/>
                                  <a:ext cx="18625" cy="18625"/>
                                </a:xfrm>
                                <a:prstGeom prst="rect">
                                  <a:avLst/>
                                </a:prstGeom>
                                <a:noFill/>
                                <a:ln>
                                  <a:noFill/>
                                </a:ln>
                              </wps:spPr>
                              <wps:txbx>
                                <w:txbxContent>
                                  <w:p w14:paraId="02FE0D66"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36" name="Forma libre: forma 36"/>
                              <wps:cNvSpPr/>
                              <wps:spPr>
                                <a:xfrm>
                                  <a:off x="521407" y="3674659"/>
                                  <a:ext cx="269706" cy="1670250"/>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345A99"/>
                                  </a:solidFill>
                                  <a:prstDash val="solid"/>
                                  <a:miter lim="800000"/>
                                  <a:headEnd type="none" w="sm" len="sm"/>
                                  <a:tailEnd type="none" w="sm" len="sm"/>
                                </a:ln>
                              </wps:spPr>
                              <wps:txbx>
                                <w:txbxContent>
                                  <w:p w14:paraId="0A401BD4"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37" name="Rectángulo 37"/>
                              <wps:cNvSpPr/>
                              <wps:spPr>
                                <a:xfrm>
                                  <a:off x="613963" y="4467487"/>
                                  <a:ext cx="84594" cy="84594"/>
                                </a:xfrm>
                                <a:prstGeom prst="rect">
                                  <a:avLst/>
                                </a:prstGeom>
                                <a:noFill/>
                                <a:ln>
                                  <a:noFill/>
                                </a:ln>
                              </wps:spPr>
                              <wps:txbx>
                                <w:txbxContent>
                                  <w:p w14:paraId="4DE5C3DC"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38" name="Forma libre: forma 38"/>
                              <wps:cNvSpPr/>
                              <wps:spPr>
                                <a:xfrm>
                                  <a:off x="2139648" y="4317063"/>
                                  <a:ext cx="269706" cy="256961"/>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3A66B1"/>
                                  </a:solidFill>
                                  <a:prstDash val="solid"/>
                                  <a:miter lim="800000"/>
                                  <a:headEnd type="none" w="sm" len="sm"/>
                                  <a:tailEnd type="none" w="sm" len="sm"/>
                                </a:ln>
                              </wps:spPr>
                              <wps:txbx>
                                <w:txbxContent>
                                  <w:p w14:paraId="37E6A32E"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39" name="Rectángulo 39"/>
                              <wps:cNvSpPr/>
                              <wps:spPr>
                                <a:xfrm>
                                  <a:off x="2265189" y="4436231"/>
                                  <a:ext cx="18625" cy="18625"/>
                                </a:xfrm>
                                <a:prstGeom prst="rect">
                                  <a:avLst/>
                                </a:prstGeom>
                                <a:noFill/>
                                <a:ln>
                                  <a:noFill/>
                                </a:ln>
                              </wps:spPr>
                              <wps:txbx>
                                <w:txbxContent>
                                  <w:p w14:paraId="57F30FE2"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43" name="Forma libre: forma 43"/>
                              <wps:cNvSpPr/>
                              <wps:spPr>
                                <a:xfrm>
                                  <a:off x="2139648" y="4060102"/>
                                  <a:ext cx="269706" cy="256961"/>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3A66B1"/>
                                  </a:solidFill>
                                  <a:prstDash val="solid"/>
                                  <a:miter lim="800000"/>
                                  <a:headEnd type="none" w="sm" len="sm"/>
                                  <a:tailEnd type="none" w="sm" len="sm"/>
                                </a:ln>
                              </wps:spPr>
                              <wps:txbx>
                                <w:txbxContent>
                                  <w:p w14:paraId="16E183A1"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55" name="Rectángulo 55"/>
                              <wps:cNvSpPr/>
                              <wps:spPr>
                                <a:xfrm>
                                  <a:off x="2265189" y="4179270"/>
                                  <a:ext cx="18625" cy="18625"/>
                                </a:xfrm>
                                <a:prstGeom prst="rect">
                                  <a:avLst/>
                                </a:prstGeom>
                                <a:noFill/>
                                <a:ln>
                                  <a:noFill/>
                                </a:ln>
                              </wps:spPr>
                              <wps:txbx>
                                <w:txbxContent>
                                  <w:p w14:paraId="03A00B59"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56" name="Forma libre: forma 56"/>
                              <wps:cNvSpPr/>
                              <wps:spPr>
                                <a:xfrm>
                                  <a:off x="521407" y="3674659"/>
                                  <a:ext cx="269706" cy="642403"/>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345A99"/>
                                  </a:solidFill>
                                  <a:prstDash val="solid"/>
                                  <a:miter lim="800000"/>
                                  <a:headEnd type="none" w="sm" len="sm"/>
                                  <a:tailEnd type="none" w="sm" len="sm"/>
                                </a:ln>
                              </wps:spPr>
                              <wps:txbx>
                                <w:txbxContent>
                                  <w:p w14:paraId="15FF2B02"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57" name="Rectángulo 57"/>
                              <wps:cNvSpPr/>
                              <wps:spPr>
                                <a:xfrm>
                                  <a:off x="638843" y="3978443"/>
                                  <a:ext cx="34836" cy="34836"/>
                                </a:xfrm>
                                <a:prstGeom prst="rect">
                                  <a:avLst/>
                                </a:prstGeom>
                                <a:noFill/>
                                <a:ln>
                                  <a:noFill/>
                                </a:ln>
                              </wps:spPr>
                              <wps:txbx>
                                <w:txbxContent>
                                  <w:p w14:paraId="792EC6DD"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58" name="Forma libre: forma 58"/>
                              <wps:cNvSpPr/>
                              <wps:spPr>
                                <a:xfrm>
                                  <a:off x="2139648" y="3032256"/>
                                  <a:ext cx="269706" cy="513923"/>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3A66B1"/>
                                  </a:solidFill>
                                  <a:prstDash val="solid"/>
                                  <a:miter lim="800000"/>
                                  <a:headEnd type="none" w="sm" len="sm"/>
                                  <a:tailEnd type="none" w="sm" len="sm"/>
                                </a:ln>
                              </wps:spPr>
                              <wps:txbx>
                                <w:txbxContent>
                                  <w:p w14:paraId="3BC1445E"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59" name="Rectángulo 59"/>
                              <wps:cNvSpPr/>
                              <wps:spPr>
                                <a:xfrm>
                                  <a:off x="2259992" y="3274707"/>
                                  <a:ext cx="29019" cy="29019"/>
                                </a:xfrm>
                                <a:prstGeom prst="rect">
                                  <a:avLst/>
                                </a:prstGeom>
                                <a:noFill/>
                                <a:ln>
                                  <a:noFill/>
                                </a:ln>
                              </wps:spPr>
                              <wps:txbx>
                                <w:txbxContent>
                                  <w:p w14:paraId="2E5BA58B"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60" name="Forma libre: forma 60"/>
                              <wps:cNvSpPr/>
                              <wps:spPr>
                                <a:xfrm>
                                  <a:off x="2139648" y="2986536"/>
                                  <a:ext cx="269706" cy="91440"/>
                                </a:xfrm>
                                <a:custGeom>
                                  <a:avLst/>
                                  <a:gdLst/>
                                  <a:ahLst/>
                                  <a:cxnLst/>
                                  <a:rect l="l" t="t" r="r" b="b"/>
                                  <a:pathLst>
                                    <a:path w="120000" h="120000" extrusionOk="0">
                                      <a:moveTo>
                                        <a:pt x="0" y="60000"/>
                                      </a:moveTo>
                                      <a:lnTo>
                                        <a:pt x="120000" y="60000"/>
                                      </a:lnTo>
                                    </a:path>
                                  </a:pathLst>
                                </a:custGeom>
                                <a:noFill/>
                                <a:ln w="12700" cap="flat" cmpd="sng">
                                  <a:solidFill>
                                    <a:srgbClr val="3A66B1"/>
                                  </a:solidFill>
                                  <a:prstDash val="solid"/>
                                  <a:miter lim="800000"/>
                                  <a:headEnd type="none" w="sm" len="sm"/>
                                  <a:tailEnd type="none" w="sm" len="sm"/>
                                </a:ln>
                              </wps:spPr>
                              <wps:txbx>
                                <w:txbxContent>
                                  <w:p w14:paraId="2F5CC981"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61" name="Rectángulo 61"/>
                              <wps:cNvSpPr/>
                              <wps:spPr>
                                <a:xfrm>
                                  <a:off x="2267759" y="3025513"/>
                                  <a:ext cx="13485" cy="13485"/>
                                </a:xfrm>
                                <a:prstGeom prst="rect">
                                  <a:avLst/>
                                </a:prstGeom>
                                <a:noFill/>
                                <a:ln>
                                  <a:noFill/>
                                </a:ln>
                              </wps:spPr>
                              <wps:txbx>
                                <w:txbxContent>
                                  <w:p w14:paraId="4680E8B1"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62" name="Forma libre: forma 62"/>
                              <wps:cNvSpPr/>
                              <wps:spPr>
                                <a:xfrm>
                                  <a:off x="2139648" y="2518333"/>
                                  <a:ext cx="269706" cy="513923"/>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3A66B1"/>
                                  </a:solidFill>
                                  <a:prstDash val="solid"/>
                                  <a:miter lim="800000"/>
                                  <a:headEnd type="none" w="sm" len="sm"/>
                                  <a:tailEnd type="none" w="sm" len="sm"/>
                                </a:ln>
                              </wps:spPr>
                              <wps:txbx>
                                <w:txbxContent>
                                  <w:p w14:paraId="0C1FBD98"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63" name="Rectángulo 63"/>
                              <wps:cNvSpPr/>
                              <wps:spPr>
                                <a:xfrm>
                                  <a:off x="2259992" y="2760784"/>
                                  <a:ext cx="29019" cy="29019"/>
                                </a:xfrm>
                                <a:prstGeom prst="rect">
                                  <a:avLst/>
                                </a:prstGeom>
                                <a:noFill/>
                                <a:ln>
                                  <a:noFill/>
                                </a:ln>
                              </wps:spPr>
                              <wps:txbx>
                                <w:txbxContent>
                                  <w:p w14:paraId="3BF476A2"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64" name="Forma libre: forma 64"/>
                              <wps:cNvSpPr/>
                              <wps:spPr>
                                <a:xfrm>
                                  <a:off x="521407" y="3032256"/>
                                  <a:ext cx="269706" cy="642403"/>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345A99"/>
                                  </a:solidFill>
                                  <a:prstDash val="solid"/>
                                  <a:miter lim="800000"/>
                                  <a:headEnd type="none" w="sm" len="sm"/>
                                  <a:tailEnd type="none" w="sm" len="sm"/>
                                </a:ln>
                              </wps:spPr>
                              <wps:txbx>
                                <w:txbxContent>
                                  <w:p w14:paraId="658572CE"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65" name="Rectángulo 65"/>
                              <wps:cNvSpPr/>
                              <wps:spPr>
                                <a:xfrm>
                                  <a:off x="638843" y="3336039"/>
                                  <a:ext cx="34836" cy="34836"/>
                                </a:xfrm>
                                <a:prstGeom prst="rect">
                                  <a:avLst/>
                                </a:prstGeom>
                                <a:noFill/>
                                <a:ln>
                                  <a:noFill/>
                                </a:ln>
                              </wps:spPr>
                              <wps:txbx>
                                <w:txbxContent>
                                  <w:p w14:paraId="5EB3DA6E"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66" name="Forma libre: forma 66"/>
                              <wps:cNvSpPr/>
                              <wps:spPr>
                                <a:xfrm>
                                  <a:off x="3757889" y="2004409"/>
                                  <a:ext cx="269706" cy="770884"/>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3A66B1"/>
                                  </a:solidFill>
                                  <a:prstDash val="solid"/>
                                  <a:miter lim="800000"/>
                                  <a:headEnd type="none" w="sm" len="sm"/>
                                  <a:tailEnd type="none" w="sm" len="sm"/>
                                </a:ln>
                              </wps:spPr>
                              <wps:txbx>
                                <w:txbxContent>
                                  <w:p w14:paraId="52D06662"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67" name="Rectángulo 67"/>
                              <wps:cNvSpPr/>
                              <wps:spPr>
                                <a:xfrm>
                                  <a:off x="3872325" y="2369434"/>
                                  <a:ext cx="40835" cy="40835"/>
                                </a:xfrm>
                                <a:prstGeom prst="rect">
                                  <a:avLst/>
                                </a:prstGeom>
                                <a:noFill/>
                                <a:ln>
                                  <a:noFill/>
                                </a:ln>
                              </wps:spPr>
                              <wps:txbx>
                                <w:txbxContent>
                                  <w:p w14:paraId="4CAF5F48"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68" name="Forma libre: forma 68"/>
                              <wps:cNvSpPr/>
                              <wps:spPr>
                                <a:xfrm>
                                  <a:off x="3757889" y="2004409"/>
                                  <a:ext cx="269706" cy="256961"/>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3A66B1"/>
                                  </a:solidFill>
                                  <a:prstDash val="solid"/>
                                  <a:miter lim="800000"/>
                                  <a:headEnd type="none" w="sm" len="sm"/>
                                  <a:tailEnd type="none" w="sm" len="sm"/>
                                </a:ln>
                              </wps:spPr>
                              <wps:txbx>
                                <w:txbxContent>
                                  <w:p w14:paraId="7D0B8D8E"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69" name="Rectángulo 69"/>
                              <wps:cNvSpPr/>
                              <wps:spPr>
                                <a:xfrm>
                                  <a:off x="3883430" y="2123577"/>
                                  <a:ext cx="18625" cy="18625"/>
                                </a:xfrm>
                                <a:prstGeom prst="rect">
                                  <a:avLst/>
                                </a:prstGeom>
                                <a:noFill/>
                                <a:ln>
                                  <a:noFill/>
                                </a:ln>
                              </wps:spPr>
                              <wps:txbx>
                                <w:txbxContent>
                                  <w:p w14:paraId="4C61BCF3"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70" name="Forma libre: forma 70"/>
                              <wps:cNvSpPr/>
                              <wps:spPr>
                                <a:xfrm>
                                  <a:off x="3757889" y="1747448"/>
                                  <a:ext cx="269706" cy="256961"/>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3A66B1"/>
                                  </a:solidFill>
                                  <a:prstDash val="solid"/>
                                  <a:miter lim="800000"/>
                                  <a:headEnd type="none" w="sm" len="sm"/>
                                  <a:tailEnd type="none" w="sm" len="sm"/>
                                </a:ln>
                              </wps:spPr>
                              <wps:txbx>
                                <w:txbxContent>
                                  <w:p w14:paraId="560EC7DC"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71" name="Rectángulo 71"/>
                              <wps:cNvSpPr/>
                              <wps:spPr>
                                <a:xfrm>
                                  <a:off x="3883430" y="1866616"/>
                                  <a:ext cx="18625" cy="18625"/>
                                </a:xfrm>
                                <a:prstGeom prst="rect">
                                  <a:avLst/>
                                </a:prstGeom>
                                <a:noFill/>
                                <a:ln>
                                  <a:noFill/>
                                </a:ln>
                              </wps:spPr>
                              <wps:txbx>
                                <w:txbxContent>
                                  <w:p w14:paraId="3E622F1E"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72" name="Forma libre: forma 72"/>
                              <wps:cNvSpPr/>
                              <wps:spPr>
                                <a:xfrm>
                                  <a:off x="3757889" y="1233525"/>
                                  <a:ext cx="269706" cy="770884"/>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3A66B1"/>
                                  </a:solidFill>
                                  <a:prstDash val="solid"/>
                                  <a:miter lim="800000"/>
                                  <a:headEnd type="none" w="sm" len="sm"/>
                                  <a:tailEnd type="none" w="sm" len="sm"/>
                                </a:ln>
                              </wps:spPr>
                              <wps:txbx>
                                <w:txbxContent>
                                  <w:p w14:paraId="2A26C6EB"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73" name="Rectángulo 73"/>
                              <wps:cNvSpPr/>
                              <wps:spPr>
                                <a:xfrm>
                                  <a:off x="3872325" y="1598550"/>
                                  <a:ext cx="40835" cy="40835"/>
                                </a:xfrm>
                                <a:prstGeom prst="rect">
                                  <a:avLst/>
                                </a:prstGeom>
                                <a:noFill/>
                                <a:ln>
                                  <a:noFill/>
                                </a:ln>
                              </wps:spPr>
                              <wps:txbx>
                                <w:txbxContent>
                                  <w:p w14:paraId="40BABF81"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74" name="Forma libre: forma 74"/>
                              <wps:cNvSpPr/>
                              <wps:spPr>
                                <a:xfrm>
                                  <a:off x="2139648" y="1958689"/>
                                  <a:ext cx="269706" cy="91440"/>
                                </a:xfrm>
                                <a:custGeom>
                                  <a:avLst/>
                                  <a:gdLst/>
                                  <a:ahLst/>
                                  <a:cxnLst/>
                                  <a:rect l="l" t="t" r="r" b="b"/>
                                  <a:pathLst>
                                    <a:path w="120000" h="120000" extrusionOk="0">
                                      <a:moveTo>
                                        <a:pt x="0" y="60000"/>
                                      </a:moveTo>
                                      <a:lnTo>
                                        <a:pt x="120000" y="60000"/>
                                      </a:lnTo>
                                    </a:path>
                                  </a:pathLst>
                                </a:custGeom>
                                <a:noFill/>
                                <a:ln w="12700" cap="flat" cmpd="sng">
                                  <a:solidFill>
                                    <a:srgbClr val="3A66B1"/>
                                  </a:solidFill>
                                  <a:prstDash val="solid"/>
                                  <a:miter lim="800000"/>
                                  <a:headEnd type="none" w="sm" len="sm"/>
                                  <a:tailEnd type="none" w="sm" len="sm"/>
                                </a:ln>
                              </wps:spPr>
                              <wps:txbx>
                                <w:txbxContent>
                                  <w:p w14:paraId="02874252"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75" name="Rectángulo 75"/>
                              <wps:cNvSpPr/>
                              <wps:spPr>
                                <a:xfrm>
                                  <a:off x="2267759" y="1997667"/>
                                  <a:ext cx="13485" cy="13485"/>
                                </a:xfrm>
                                <a:prstGeom prst="rect">
                                  <a:avLst/>
                                </a:prstGeom>
                                <a:noFill/>
                                <a:ln>
                                  <a:noFill/>
                                </a:ln>
                              </wps:spPr>
                              <wps:txbx>
                                <w:txbxContent>
                                  <w:p w14:paraId="226DB8BE"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76" name="Forma libre: forma 76"/>
                              <wps:cNvSpPr/>
                              <wps:spPr>
                                <a:xfrm>
                                  <a:off x="521407" y="2004409"/>
                                  <a:ext cx="269706" cy="1670250"/>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345A99"/>
                                  </a:solidFill>
                                  <a:prstDash val="solid"/>
                                  <a:miter lim="800000"/>
                                  <a:headEnd type="none" w="sm" len="sm"/>
                                  <a:tailEnd type="none" w="sm" len="sm"/>
                                </a:ln>
                              </wps:spPr>
                              <wps:txbx>
                                <w:txbxContent>
                                  <w:p w14:paraId="41C719EC"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77" name="Rectángulo 77"/>
                              <wps:cNvSpPr/>
                              <wps:spPr>
                                <a:xfrm>
                                  <a:off x="613963" y="2797237"/>
                                  <a:ext cx="84594" cy="84594"/>
                                </a:xfrm>
                                <a:prstGeom prst="rect">
                                  <a:avLst/>
                                </a:prstGeom>
                                <a:noFill/>
                                <a:ln>
                                  <a:noFill/>
                                </a:ln>
                              </wps:spPr>
                              <wps:txbx>
                                <w:txbxContent>
                                  <w:p w14:paraId="4402F6CA"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78" name="Forma libre: forma 78"/>
                              <wps:cNvSpPr/>
                              <wps:spPr>
                                <a:xfrm>
                                  <a:off x="2139648" y="673882"/>
                                  <a:ext cx="269706" cy="91440"/>
                                </a:xfrm>
                                <a:custGeom>
                                  <a:avLst/>
                                  <a:gdLst/>
                                  <a:ahLst/>
                                  <a:cxnLst/>
                                  <a:rect l="l" t="t" r="r" b="b"/>
                                  <a:pathLst>
                                    <a:path w="120000" h="120000" extrusionOk="0">
                                      <a:moveTo>
                                        <a:pt x="0" y="60000"/>
                                      </a:moveTo>
                                      <a:lnTo>
                                        <a:pt x="120000" y="60000"/>
                                      </a:lnTo>
                                    </a:path>
                                  </a:pathLst>
                                </a:custGeom>
                                <a:noFill/>
                                <a:ln w="12700" cap="flat" cmpd="sng">
                                  <a:solidFill>
                                    <a:srgbClr val="3A66B1"/>
                                  </a:solidFill>
                                  <a:prstDash val="solid"/>
                                  <a:miter lim="800000"/>
                                  <a:headEnd type="none" w="sm" len="sm"/>
                                  <a:tailEnd type="none" w="sm" len="sm"/>
                                </a:ln>
                              </wps:spPr>
                              <wps:txbx>
                                <w:txbxContent>
                                  <w:p w14:paraId="19F8D9FB"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79" name="Rectángulo 79"/>
                              <wps:cNvSpPr/>
                              <wps:spPr>
                                <a:xfrm>
                                  <a:off x="2267759" y="712859"/>
                                  <a:ext cx="13485" cy="13485"/>
                                </a:xfrm>
                                <a:prstGeom prst="rect">
                                  <a:avLst/>
                                </a:prstGeom>
                                <a:noFill/>
                                <a:ln>
                                  <a:noFill/>
                                </a:ln>
                              </wps:spPr>
                              <wps:txbx>
                                <w:txbxContent>
                                  <w:p w14:paraId="3DA7F68C"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80" name="Forma libre: forma 80"/>
                              <wps:cNvSpPr/>
                              <wps:spPr>
                                <a:xfrm>
                                  <a:off x="521407" y="719602"/>
                                  <a:ext cx="269706" cy="2955057"/>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345A99"/>
                                  </a:solidFill>
                                  <a:prstDash val="solid"/>
                                  <a:miter lim="800000"/>
                                  <a:headEnd type="none" w="sm" len="sm"/>
                                  <a:tailEnd type="none" w="sm" len="sm"/>
                                </a:ln>
                              </wps:spPr>
                              <wps:txbx>
                                <w:txbxContent>
                                  <w:p w14:paraId="6AD70990"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81" name="Rectángulo 81"/>
                              <wps:cNvSpPr/>
                              <wps:spPr>
                                <a:xfrm>
                                  <a:off x="582077" y="2122947"/>
                                  <a:ext cx="148367" cy="148367"/>
                                </a:xfrm>
                                <a:prstGeom prst="rect">
                                  <a:avLst/>
                                </a:prstGeom>
                                <a:noFill/>
                                <a:ln>
                                  <a:noFill/>
                                </a:ln>
                              </wps:spPr>
                              <wps:txbx>
                                <w:txbxContent>
                                  <w:p w14:paraId="7F2388DF"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82" name="Forma libre: forma 82"/>
                              <wps:cNvSpPr/>
                              <wps:spPr>
                                <a:xfrm>
                                  <a:off x="521407" y="205679"/>
                                  <a:ext cx="269706" cy="3468980"/>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345A99"/>
                                  </a:solidFill>
                                  <a:prstDash val="solid"/>
                                  <a:miter lim="800000"/>
                                  <a:headEnd type="none" w="sm" len="sm"/>
                                  <a:tailEnd type="none" w="sm" len="sm"/>
                                </a:ln>
                              </wps:spPr>
                              <wps:txbx>
                                <w:txbxContent>
                                  <w:p w14:paraId="1A9D8A2D"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83" name="Rectángulo 83"/>
                              <wps:cNvSpPr/>
                              <wps:spPr>
                                <a:xfrm>
                                  <a:off x="569274" y="1853183"/>
                                  <a:ext cx="173972" cy="173972"/>
                                </a:xfrm>
                                <a:prstGeom prst="rect">
                                  <a:avLst/>
                                </a:prstGeom>
                                <a:noFill/>
                                <a:ln>
                                  <a:noFill/>
                                </a:ln>
                              </wps:spPr>
                              <wps:txbx>
                                <w:txbxContent>
                                  <w:p w14:paraId="3F4F74C5" w14:textId="77777777" w:rsidR="00F802DC" w:rsidRDefault="00F802DC">
                                    <w:pPr>
                                      <w:spacing w:line="215" w:lineRule="auto"/>
                                      <w:jc w:val="center"/>
                                      <w:textDirection w:val="btLr"/>
                                    </w:pPr>
                                  </w:p>
                                </w:txbxContent>
                              </wps:txbx>
                              <wps:bodyPr spcFirstLastPara="1" wrap="square" lIns="12700" tIns="0" rIns="12700" bIns="0" anchor="ctr" anchorCtr="0">
                                <a:noAutofit/>
                              </wps:bodyPr>
                            </wps:wsp>
                            <wps:wsp>
                              <wps:cNvPr id="84" name="Rectángulo 84"/>
                              <wps:cNvSpPr/>
                              <wps:spPr>
                                <a:xfrm rot="-5400000">
                                  <a:off x="-766104" y="3469090"/>
                                  <a:ext cx="2163886"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490DF1CB"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85" name="Rectángulo 85"/>
                              <wps:cNvSpPr/>
                              <wps:spPr>
                                <a:xfrm rot="-5400000">
                                  <a:off x="-766104" y="3469090"/>
                                  <a:ext cx="2163886" cy="411138"/>
                                </a:xfrm>
                                <a:prstGeom prst="rect">
                                  <a:avLst/>
                                </a:prstGeom>
                                <a:noFill/>
                                <a:ln>
                                  <a:noFill/>
                                </a:ln>
                              </wps:spPr>
                              <wps:txbx>
                                <w:txbxContent>
                                  <w:p w14:paraId="15D37C3B" w14:textId="77777777" w:rsidR="00F802DC" w:rsidRDefault="0046407F">
                                    <w:pPr>
                                      <w:spacing w:line="215" w:lineRule="auto"/>
                                      <w:jc w:val="center"/>
                                      <w:textDirection w:val="btLr"/>
                                    </w:pPr>
                                    <w:r>
                                      <w:rPr>
                                        <w:rFonts w:ascii="Calibri" w:eastAsia="Calibri" w:hAnsi="Calibri" w:cs="Calibri"/>
                                        <w:color w:val="000000"/>
                                        <w:sz w:val="28"/>
                                      </w:rPr>
                                      <w:t>Proceso de ventas. Juego de suerte y azar</w:t>
                                    </w:r>
                                  </w:p>
                                </w:txbxContent>
                              </wps:txbx>
                              <wps:bodyPr spcFirstLastPara="1" wrap="square" lIns="8875" tIns="8875" rIns="8875" bIns="8875" anchor="ctr" anchorCtr="0">
                                <a:noAutofit/>
                              </wps:bodyPr>
                            </wps:wsp>
                            <wps:wsp>
                              <wps:cNvPr id="86" name="Rectángulo 86"/>
                              <wps:cNvSpPr/>
                              <wps:spPr>
                                <a:xfrm>
                                  <a:off x="791114" y="109"/>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1F6831AC"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87" name="Rectángulo 87"/>
                              <wps:cNvSpPr/>
                              <wps:spPr>
                                <a:xfrm>
                                  <a:off x="791114" y="109"/>
                                  <a:ext cx="1348534" cy="411138"/>
                                </a:xfrm>
                                <a:prstGeom prst="rect">
                                  <a:avLst/>
                                </a:prstGeom>
                                <a:noFill/>
                                <a:ln>
                                  <a:noFill/>
                                </a:ln>
                              </wps:spPr>
                              <wps:txbx>
                                <w:txbxContent>
                                  <w:p w14:paraId="323C4D3C" w14:textId="77777777" w:rsidR="00F802DC" w:rsidRDefault="0046407F">
                                    <w:pPr>
                                      <w:spacing w:line="215" w:lineRule="auto"/>
                                      <w:jc w:val="center"/>
                                      <w:textDirection w:val="btLr"/>
                                    </w:pPr>
                                    <w:r>
                                      <w:rPr>
                                        <w:rFonts w:ascii="Calibri" w:eastAsia="Calibri" w:hAnsi="Calibri" w:cs="Calibri"/>
                                        <w:color w:val="000000"/>
                                        <w:sz w:val="28"/>
                                      </w:rPr>
                                      <w:t>Proceso de la venta</w:t>
                                    </w:r>
                                  </w:p>
                                </w:txbxContent>
                              </wps:txbx>
                              <wps:bodyPr spcFirstLastPara="1" wrap="square" lIns="8875" tIns="8875" rIns="8875" bIns="8875" anchor="ctr" anchorCtr="0">
                                <a:noAutofit/>
                              </wps:bodyPr>
                            </wps:wsp>
                            <wps:wsp>
                              <wps:cNvPr id="88" name="Rectángulo 88"/>
                              <wps:cNvSpPr/>
                              <wps:spPr>
                                <a:xfrm>
                                  <a:off x="791114" y="514032"/>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66259DC5"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89" name="Rectángulo 89"/>
                              <wps:cNvSpPr/>
                              <wps:spPr>
                                <a:xfrm>
                                  <a:off x="791114" y="514032"/>
                                  <a:ext cx="1348534" cy="411138"/>
                                </a:xfrm>
                                <a:prstGeom prst="rect">
                                  <a:avLst/>
                                </a:prstGeom>
                                <a:noFill/>
                                <a:ln>
                                  <a:noFill/>
                                </a:ln>
                              </wps:spPr>
                              <wps:txbx>
                                <w:txbxContent>
                                  <w:p w14:paraId="02A3531C" w14:textId="77777777" w:rsidR="00F802DC" w:rsidRDefault="0046407F">
                                    <w:pPr>
                                      <w:spacing w:line="215" w:lineRule="auto"/>
                                      <w:jc w:val="center"/>
                                      <w:textDirection w:val="btLr"/>
                                    </w:pPr>
                                    <w:r>
                                      <w:rPr>
                                        <w:rFonts w:ascii="Calibri" w:eastAsia="Calibri" w:hAnsi="Calibri" w:cs="Calibri"/>
                                        <w:color w:val="000000"/>
                                        <w:sz w:val="28"/>
                                      </w:rPr>
                                      <w:t>Protocolo de la venta</w:t>
                                    </w:r>
                                  </w:p>
                                </w:txbxContent>
                              </wps:txbx>
                              <wps:bodyPr spcFirstLastPara="1" wrap="square" lIns="8875" tIns="8875" rIns="8875" bIns="8875" anchor="ctr" anchorCtr="0">
                                <a:noAutofit/>
                              </wps:bodyPr>
                            </wps:wsp>
                            <wps:wsp>
                              <wps:cNvPr id="90" name="Rectángulo 90"/>
                              <wps:cNvSpPr/>
                              <wps:spPr>
                                <a:xfrm>
                                  <a:off x="2409355" y="514032"/>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1DFFC1FA"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91" name="Rectángulo 91"/>
                              <wps:cNvSpPr/>
                              <wps:spPr>
                                <a:xfrm>
                                  <a:off x="2409355" y="514032"/>
                                  <a:ext cx="1348534" cy="411138"/>
                                </a:xfrm>
                                <a:prstGeom prst="rect">
                                  <a:avLst/>
                                </a:prstGeom>
                                <a:noFill/>
                                <a:ln>
                                  <a:noFill/>
                                </a:ln>
                              </wps:spPr>
                              <wps:txbx>
                                <w:txbxContent>
                                  <w:p w14:paraId="060532A8" w14:textId="4B85DBA8" w:rsidR="00F802DC" w:rsidRDefault="0046407F">
                                    <w:pPr>
                                      <w:spacing w:line="215" w:lineRule="auto"/>
                                      <w:jc w:val="center"/>
                                      <w:textDirection w:val="btLr"/>
                                    </w:pPr>
                                    <w:r>
                                      <w:rPr>
                                        <w:rFonts w:ascii="Calibri" w:eastAsia="Calibri" w:hAnsi="Calibri" w:cs="Calibri"/>
                                        <w:color w:val="000000"/>
                                        <w:sz w:val="28"/>
                                      </w:rPr>
                                      <w:t>Nueve pasos para</w:t>
                                    </w:r>
                                    <w:ins w:id="357" w:author="JULIA ISABEL ROBERTO" w:date="2022-05-19T18:19:00Z">
                                      <w:r w:rsidR="00021155">
                                        <w:rPr>
                                          <w:rFonts w:ascii="Calibri" w:eastAsia="Calibri" w:hAnsi="Calibri" w:cs="Calibri"/>
                                          <w:color w:val="000000"/>
                                          <w:sz w:val="28"/>
                                        </w:rPr>
                                        <w:t xml:space="preserve"> </w:t>
                                      </w:r>
                                    </w:ins>
                                    <w:del w:id="358" w:author="JULIA ISABEL ROBERTO" w:date="2022-05-19T18:19:00Z">
                                      <w:r w:rsidDel="00021155">
                                        <w:rPr>
                                          <w:rFonts w:ascii="Calibri" w:eastAsia="Calibri" w:hAnsi="Calibri" w:cs="Calibri"/>
                                          <w:color w:val="000000"/>
                                          <w:sz w:val="28"/>
                                        </w:rPr>
                                        <w:delText xml:space="preserve"> </w:delText>
                                      </w:r>
                                    </w:del>
                                    <w:r>
                                      <w:rPr>
                                        <w:rFonts w:ascii="Calibri" w:eastAsia="Calibri" w:hAnsi="Calibri" w:cs="Calibri"/>
                                        <w:color w:val="000000"/>
                                        <w:sz w:val="28"/>
                                      </w:rPr>
                                      <w:t>la venta efectiva</w:t>
                                    </w:r>
                                  </w:p>
                                </w:txbxContent>
                              </wps:txbx>
                              <wps:bodyPr spcFirstLastPara="1" wrap="square" lIns="8875" tIns="8875" rIns="8875" bIns="8875" anchor="ctr" anchorCtr="0">
                                <a:noAutofit/>
                              </wps:bodyPr>
                            </wps:wsp>
                            <wps:wsp>
                              <wps:cNvPr id="92" name="Rectángulo 92"/>
                              <wps:cNvSpPr/>
                              <wps:spPr>
                                <a:xfrm>
                                  <a:off x="791114" y="1798840"/>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1597CCCD"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93" name="Rectángulo 93"/>
                              <wps:cNvSpPr/>
                              <wps:spPr>
                                <a:xfrm>
                                  <a:off x="791114" y="1798840"/>
                                  <a:ext cx="1348534" cy="411138"/>
                                </a:xfrm>
                                <a:prstGeom prst="rect">
                                  <a:avLst/>
                                </a:prstGeom>
                                <a:noFill/>
                                <a:ln>
                                  <a:noFill/>
                                </a:ln>
                              </wps:spPr>
                              <wps:txbx>
                                <w:txbxContent>
                                  <w:p w14:paraId="31DE4213" w14:textId="77777777" w:rsidR="00F802DC" w:rsidRDefault="0046407F">
                                    <w:pPr>
                                      <w:spacing w:line="215" w:lineRule="auto"/>
                                      <w:jc w:val="center"/>
                                      <w:textDirection w:val="btLr"/>
                                    </w:pPr>
                                    <w:r>
                                      <w:rPr>
                                        <w:rFonts w:ascii="Calibri" w:eastAsia="Calibri" w:hAnsi="Calibri" w:cs="Calibri"/>
                                        <w:color w:val="000000"/>
                                        <w:sz w:val="28"/>
                                      </w:rPr>
                                      <w:t>Fidelización</w:t>
                                    </w:r>
                                  </w:p>
                                </w:txbxContent>
                              </wps:txbx>
                              <wps:bodyPr spcFirstLastPara="1" wrap="square" lIns="8875" tIns="8875" rIns="8875" bIns="8875" anchor="ctr" anchorCtr="0">
                                <a:noAutofit/>
                              </wps:bodyPr>
                            </wps:wsp>
                            <wps:wsp>
                              <wps:cNvPr id="94" name="Rectángulo 94"/>
                              <wps:cNvSpPr/>
                              <wps:spPr>
                                <a:xfrm>
                                  <a:off x="2409355" y="1798840"/>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27B087E7"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95" name="Rectángulo 95"/>
                              <wps:cNvSpPr/>
                              <wps:spPr>
                                <a:xfrm>
                                  <a:off x="2409355" y="1798840"/>
                                  <a:ext cx="1348534" cy="411138"/>
                                </a:xfrm>
                                <a:prstGeom prst="rect">
                                  <a:avLst/>
                                </a:prstGeom>
                                <a:noFill/>
                                <a:ln>
                                  <a:noFill/>
                                </a:ln>
                              </wps:spPr>
                              <wps:txbx>
                                <w:txbxContent>
                                  <w:p w14:paraId="36930F72" w14:textId="77777777" w:rsidR="00F802DC" w:rsidRDefault="0046407F">
                                    <w:pPr>
                                      <w:spacing w:line="215" w:lineRule="auto"/>
                                      <w:jc w:val="center"/>
                                      <w:textDirection w:val="btLr"/>
                                    </w:pPr>
                                    <w:r>
                                      <w:rPr>
                                        <w:rFonts w:ascii="Calibri" w:eastAsia="Calibri" w:hAnsi="Calibri" w:cs="Calibri"/>
                                        <w:color w:val="000000"/>
                                        <w:sz w:val="28"/>
                                      </w:rPr>
                                      <w:t>Gestión de quejas y reclamos</w:t>
                                    </w:r>
                                  </w:p>
                                </w:txbxContent>
                              </wps:txbx>
                              <wps:bodyPr spcFirstLastPara="1" wrap="square" lIns="8875" tIns="8875" rIns="8875" bIns="8875" anchor="ctr" anchorCtr="0">
                                <a:noAutofit/>
                              </wps:bodyPr>
                            </wps:wsp>
                            <wps:wsp>
                              <wps:cNvPr id="96" name="Rectángulo 96"/>
                              <wps:cNvSpPr/>
                              <wps:spPr>
                                <a:xfrm>
                                  <a:off x="4027596" y="1027956"/>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036DA91D"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97" name="Rectángulo 97"/>
                              <wps:cNvSpPr/>
                              <wps:spPr>
                                <a:xfrm>
                                  <a:off x="4027596" y="1027956"/>
                                  <a:ext cx="1348534" cy="411138"/>
                                </a:xfrm>
                                <a:prstGeom prst="rect">
                                  <a:avLst/>
                                </a:prstGeom>
                                <a:noFill/>
                                <a:ln>
                                  <a:noFill/>
                                </a:ln>
                              </wps:spPr>
                              <wps:txbx>
                                <w:txbxContent>
                                  <w:p w14:paraId="7BFD2984" w14:textId="77777777" w:rsidR="00F802DC" w:rsidRDefault="0046407F">
                                    <w:pPr>
                                      <w:spacing w:line="215" w:lineRule="auto"/>
                                      <w:jc w:val="center"/>
                                      <w:textDirection w:val="btLr"/>
                                    </w:pPr>
                                    <w:r>
                                      <w:rPr>
                                        <w:rFonts w:ascii="Calibri" w:eastAsia="Calibri" w:hAnsi="Calibri" w:cs="Calibri"/>
                                        <w:color w:val="000000"/>
                                        <w:sz w:val="28"/>
                                      </w:rPr>
                                      <w:t>Recepción de quejas</w:t>
                                    </w:r>
                                  </w:p>
                                </w:txbxContent>
                              </wps:txbx>
                              <wps:bodyPr spcFirstLastPara="1" wrap="square" lIns="8875" tIns="8875" rIns="8875" bIns="8875" anchor="ctr" anchorCtr="0">
                                <a:noAutofit/>
                              </wps:bodyPr>
                            </wps:wsp>
                            <wps:wsp>
                              <wps:cNvPr id="98" name="Rectángulo 98"/>
                              <wps:cNvSpPr/>
                              <wps:spPr>
                                <a:xfrm>
                                  <a:off x="4027596" y="1541879"/>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1C6FFECD"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99" name="Rectángulo 99"/>
                              <wps:cNvSpPr/>
                              <wps:spPr>
                                <a:xfrm>
                                  <a:off x="4027596" y="1541879"/>
                                  <a:ext cx="1348534" cy="411138"/>
                                </a:xfrm>
                                <a:prstGeom prst="rect">
                                  <a:avLst/>
                                </a:prstGeom>
                                <a:noFill/>
                                <a:ln>
                                  <a:noFill/>
                                </a:ln>
                              </wps:spPr>
                              <wps:txbx>
                                <w:txbxContent>
                                  <w:p w14:paraId="734C5A32" w14:textId="77777777" w:rsidR="00F802DC" w:rsidRDefault="0046407F">
                                    <w:pPr>
                                      <w:spacing w:line="215" w:lineRule="auto"/>
                                      <w:jc w:val="center"/>
                                      <w:textDirection w:val="btLr"/>
                                    </w:pPr>
                                    <w:r>
                                      <w:rPr>
                                        <w:rFonts w:ascii="Calibri" w:eastAsia="Calibri" w:hAnsi="Calibri" w:cs="Calibri"/>
                                        <w:color w:val="000000"/>
                                        <w:sz w:val="28"/>
                                      </w:rPr>
                                      <w:t>Toma de acciones correctivas</w:t>
                                    </w:r>
                                  </w:p>
                                </w:txbxContent>
                              </wps:txbx>
                              <wps:bodyPr spcFirstLastPara="1" wrap="square" lIns="8875" tIns="8875" rIns="8875" bIns="8875" anchor="ctr" anchorCtr="0">
                                <a:noAutofit/>
                              </wps:bodyPr>
                            </wps:wsp>
                            <wps:wsp>
                              <wps:cNvPr id="100" name="Rectángulo 100"/>
                              <wps:cNvSpPr/>
                              <wps:spPr>
                                <a:xfrm>
                                  <a:off x="4027596" y="2055802"/>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4791820D"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01" name="Rectángulo 101"/>
                              <wps:cNvSpPr/>
                              <wps:spPr>
                                <a:xfrm>
                                  <a:off x="4027596" y="2055802"/>
                                  <a:ext cx="1348534" cy="411138"/>
                                </a:xfrm>
                                <a:prstGeom prst="rect">
                                  <a:avLst/>
                                </a:prstGeom>
                                <a:noFill/>
                                <a:ln>
                                  <a:noFill/>
                                </a:ln>
                              </wps:spPr>
                              <wps:txbx>
                                <w:txbxContent>
                                  <w:p w14:paraId="7894B26A" w14:textId="77777777" w:rsidR="00F802DC" w:rsidRDefault="0046407F">
                                    <w:pPr>
                                      <w:spacing w:line="215" w:lineRule="auto"/>
                                      <w:jc w:val="center"/>
                                      <w:textDirection w:val="btLr"/>
                                    </w:pPr>
                                    <w:r>
                                      <w:rPr>
                                        <w:rFonts w:ascii="Calibri" w:eastAsia="Calibri" w:hAnsi="Calibri" w:cs="Calibri"/>
                                        <w:color w:val="000000"/>
                                        <w:sz w:val="28"/>
                                      </w:rPr>
                                      <w:t>Informar al cliente</w:t>
                                    </w:r>
                                  </w:p>
                                </w:txbxContent>
                              </wps:txbx>
                              <wps:bodyPr spcFirstLastPara="1" wrap="square" lIns="8875" tIns="8875" rIns="8875" bIns="8875" anchor="ctr" anchorCtr="0">
                                <a:noAutofit/>
                              </wps:bodyPr>
                            </wps:wsp>
                            <wps:wsp>
                              <wps:cNvPr id="102" name="Rectángulo 102"/>
                              <wps:cNvSpPr/>
                              <wps:spPr>
                                <a:xfrm>
                                  <a:off x="4027596" y="2569725"/>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7EDF18DE"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03" name="Rectángulo 103"/>
                              <wps:cNvSpPr/>
                              <wps:spPr>
                                <a:xfrm>
                                  <a:off x="4027596" y="2569725"/>
                                  <a:ext cx="1348534" cy="411138"/>
                                </a:xfrm>
                                <a:prstGeom prst="rect">
                                  <a:avLst/>
                                </a:prstGeom>
                                <a:noFill/>
                                <a:ln>
                                  <a:noFill/>
                                </a:ln>
                              </wps:spPr>
                              <wps:txbx>
                                <w:txbxContent>
                                  <w:p w14:paraId="1B110B1B" w14:textId="77777777" w:rsidR="00F802DC" w:rsidRDefault="0046407F">
                                    <w:pPr>
                                      <w:spacing w:line="215" w:lineRule="auto"/>
                                      <w:jc w:val="center"/>
                                      <w:textDirection w:val="btLr"/>
                                    </w:pPr>
                                    <w:r>
                                      <w:rPr>
                                        <w:rFonts w:ascii="Calibri" w:eastAsia="Calibri" w:hAnsi="Calibri" w:cs="Calibri"/>
                                        <w:color w:val="000000"/>
                                        <w:sz w:val="28"/>
                                      </w:rPr>
                                      <w:t>Análisis de oportunidades</w:t>
                                    </w:r>
                                  </w:p>
                                </w:txbxContent>
                              </wps:txbx>
                              <wps:bodyPr spcFirstLastPara="1" wrap="square" lIns="8875" tIns="8875" rIns="8875" bIns="8875" anchor="ctr" anchorCtr="0">
                                <a:noAutofit/>
                              </wps:bodyPr>
                            </wps:wsp>
                            <wps:wsp>
                              <wps:cNvPr id="104" name="Rectángulo 104"/>
                              <wps:cNvSpPr/>
                              <wps:spPr>
                                <a:xfrm>
                                  <a:off x="791114" y="2826686"/>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728CEE19"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05" name="Rectángulo 105"/>
                              <wps:cNvSpPr/>
                              <wps:spPr>
                                <a:xfrm>
                                  <a:off x="791114" y="2826686"/>
                                  <a:ext cx="1348534" cy="411138"/>
                                </a:xfrm>
                                <a:prstGeom prst="rect">
                                  <a:avLst/>
                                </a:prstGeom>
                                <a:noFill/>
                                <a:ln>
                                  <a:noFill/>
                                </a:ln>
                              </wps:spPr>
                              <wps:txbx>
                                <w:txbxContent>
                                  <w:p w14:paraId="6EF8156F" w14:textId="77777777" w:rsidR="00F802DC" w:rsidRDefault="0046407F">
                                    <w:pPr>
                                      <w:spacing w:line="215" w:lineRule="auto"/>
                                      <w:jc w:val="center"/>
                                      <w:textDirection w:val="btLr"/>
                                    </w:pPr>
                                    <w:r>
                                      <w:rPr>
                                        <w:rFonts w:ascii="Calibri" w:eastAsia="Calibri" w:hAnsi="Calibri" w:cs="Calibri"/>
                                        <w:color w:val="000000"/>
                                        <w:sz w:val="28"/>
                                      </w:rPr>
                                      <w:t>Estrategia de ventas</w:t>
                                    </w:r>
                                  </w:p>
                                </w:txbxContent>
                              </wps:txbx>
                              <wps:bodyPr spcFirstLastPara="1" wrap="square" lIns="8875" tIns="8875" rIns="8875" bIns="8875" anchor="ctr" anchorCtr="0">
                                <a:noAutofit/>
                              </wps:bodyPr>
                            </wps:wsp>
                            <wps:wsp>
                              <wps:cNvPr id="106" name="Rectángulo 106"/>
                              <wps:cNvSpPr/>
                              <wps:spPr>
                                <a:xfrm>
                                  <a:off x="2409355" y="2312763"/>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48DEB65D"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07" name="Rectángulo 107"/>
                              <wps:cNvSpPr/>
                              <wps:spPr>
                                <a:xfrm>
                                  <a:off x="2409355" y="2312763"/>
                                  <a:ext cx="1348534" cy="411138"/>
                                </a:xfrm>
                                <a:prstGeom prst="rect">
                                  <a:avLst/>
                                </a:prstGeom>
                                <a:noFill/>
                                <a:ln>
                                  <a:noFill/>
                                </a:ln>
                              </wps:spPr>
                              <wps:txbx>
                                <w:txbxContent>
                                  <w:p w14:paraId="6DAC7496" w14:textId="77777777" w:rsidR="00F802DC" w:rsidRDefault="0046407F">
                                    <w:pPr>
                                      <w:spacing w:line="215" w:lineRule="auto"/>
                                      <w:jc w:val="center"/>
                                      <w:textDirection w:val="btLr"/>
                                    </w:pPr>
                                    <w:r>
                                      <w:rPr>
                                        <w:rFonts w:ascii="Calibri" w:eastAsia="Calibri" w:hAnsi="Calibri" w:cs="Calibri"/>
                                        <w:color w:val="000000"/>
                                        <w:sz w:val="28"/>
                                      </w:rPr>
                                      <w:t>Insumos para la estrategia</w:t>
                                    </w:r>
                                  </w:p>
                                </w:txbxContent>
                              </wps:txbx>
                              <wps:bodyPr spcFirstLastPara="1" wrap="square" lIns="8875" tIns="8875" rIns="8875" bIns="8875" anchor="ctr" anchorCtr="0">
                                <a:noAutofit/>
                              </wps:bodyPr>
                            </wps:wsp>
                            <wps:wsp>
                              <wps:cNvPr id="108" name="Rectángulo 108"/>
                              <wps:cNvSpPr/>
                              <wps:spPr>
                                <a:xfrm>
                                  <a:off x="2409355" y="2826686"/>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647F92C8"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09" name="Rectángulo 109"/>
                              <wps:cNvSpPr/>
                              <wps:spPr>
                                <a:xfrm>
                                  <a:off x="2409355" y="2826686"/>
                                  <a:ext cx="1348534" cy="411138"/>
                                </a:xfrm>
                                <a:prstGeom prst="rect">
                                  <a:avLst/>
                                </a:prstGeom>
                                <a:noFill/>
                                <a:ln>
                                  <a:noFill/>
                                </a:ln>
                              </wps:spPr>
                              <wps:txbx>
                                <w:txbxContent>
                                  <w:p w14:paraId="1A9F3EB1" w14:textId="77777777" w:rsidR="00F802DC" w:rsidRDefault="0046407F">
                                    <w:pPr>
                                      <w:spacing w:line="215" w:lineRule="auto"/>
                                      <w:jc w:val="center"/>
                                      <w:textDirection w:val="btLr"/>
                                    </w:pPr>
                                    <w:r>
                                      <w:rPr>
                                        <w:rFonts w:ascii="Calibri" w:eastAsia="Calibri" w:hAnsi="Calibri" w:cs="Calibri"/>
                                        <w:color w:val="000000"/>
                                        <w:sz w:val="28"/>
                                      </w:rPr>
                                      <w:t>Estructura</w:t>
                                    </w:r>
                                  </w:p>
                                </w:txbxContent>
                              </wps:txbx>
                              <wps:bodyPr spcFirstLastPara="1" wrap="square" lIns="8875" tIns="8875" rIns="8875" bIns="8875" anchor="ctr" anchorCtr="0">
                                <a:noAutofit/>
                              </wps:bodyPr>
                            </wps:wsp>
                            <wps:wsp>
                              <wps:cNvPr id="110" name="Rectángulo 110"/>
                              <wps:cNvSpPr/>
                              <wps:spPr>
                                <a:xfrm>
                                  <a:off x="2409355" y="3340609"/>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78203189"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11" name="Rectángulo 111"/>
                              <wps:cNvSpPr/>
                              <wps:spPr>
                                <a:xfrm>
                                  <a:off x="2379666" y="3274707"/>
                                  <a:ext cx="1462970" cy="542823"/>
                                </a:xfrm>
                                <a:prstGeom prst="rect">
                                  <a:avLst/>
                                </a:prstGeom>
                                <a:noFill/>
                                <a:ln>
                                  <a:noFill/>
                                </a:ln>
                              </wps:spPr>
                              <wps:txbx>
                                <w:txbxContent>
                                  <w:p w14:paraId="068A6450" w14:textId="77777777" w:rsidR="00F802DC" w:rsidRDefault="0046407F">
                                    <w:pPr>
                                      <w:spacing w:line="215" w:lineRule="auto"/>
                                      <w:jc w:val="center"/>
                                      <w:textDirection w:val="btLr"/>
                                    </w:pPr>
                                    <w:r>
                                      <w:rPr>
                                        <w:rFonts w:ascii="Calibri" w:eastAsia="Calibri" w:hAnsi="Calibri" w:cs="Calibri"/>
                                        <w:color w:val="000000"/>
                                        <w:sz w:val="28"/>
                                      </w:rPr>
                                      <w:t>Claves para definir la estrategia</w:t>
                                    </w:r>
                                  </w:p>
                                </w:txbxContent>
                              </wps:txbx>
                              <wps:bodyPr spcFirstLastPara="1" wrap="square" lIns="8875" tIns="8875" rIns="8875" bIns="8875" anchor="ctr" anchorCtr="0">
                                <a:noAutofit/>
                              </wps:bodyPr>
                            </wps:wsp>
                            <wps:wsp>
                              <wps:cNvPr id="112" name="Rectángulo 112"/>
                              <wps:cNvSpPr/>
                              <wps:spPr>
                                <a:xfrm>
                                  <a:off x="791114" y="4111494"/>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32E60184"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13" name="Rectángulo 113"/>
                              <wps:cNvSpPr/>
                              <wps:spPr>
                                <a:xfrm>
                                  <a:off x="791114" y="4111494"/>
                                  <a:ext cx="1348534" cy="411138"/>
                                </a:xfrm>
                                <a:prstGeom prst="rect">
                                  <a:avLst/>
                                </a:prstGeom>
                                <a:noFill/>
                                <a:ln>
                                  <a:noFill/>
                                </a:ln>
                              </wps:spPr>
                              <wps:txbx>
                                <w:txbxContent>
                                  <w:p w14:paraId="7622D79A" w14:textId="77777777" w:rsidR="00F802DC" w:rsidRDefault="0046407F">
                                    <w:pPr>
                                      <w:spacing w:line="215" w:lineRule="auto"/>
                                      <w:jc w:val="center"/>
                                      <w:textDirection w:val="btLr"/>
                                    </w:pPr>
                                    <w:r>
                                      <w:rPr>
                                        <w:rFonts w:ascii="Calibri" w:eastAsia="Calibri" w:hAnsi="Calibri" w:cs="Calibri"/>
                                        <w:color w:val="000000"/>
                                        <w:sz w:val="28"/>
                                      </w:rPr>
                                      <w:t xml:space="preserve">Ventas </w:t>
                                    </w:r>
                                    <w:r w:rsidRPr="00D20FDB">
                                      <w:rPr>
                                        <w:rFonts w:ascii="Calibri" w:eastAsia="Calibri" w:hAnsi="Calibri" w:cs="Calibri"/>
                                        <w:i/>
                                        <w:iCs/>
                                        <w:color w:val="000000"/>
                                        <w:sz w:val="28"/>
                                        <w:rPrChange w:id="359" w:author="JULIA ISABEL ROBERTO" w:date="2022-05-19T18:20:00Z">
                                          <w:rPr>
                                            <w:rFonts w:ascii="Calibri" w:eastAsia="Calibri" w:hAnsi="Calibri" w:cs="Calibri"/>
                                            <w:color w:val="000000"/>
                                            <w:sz w:val="28"/>
                                          </w:rPr>
                                        </w:rPrChange>
                                      </w:rPr>
                                      <w:t>online</w:t>
                                    </w:r>
                                  </w:p>
                                </w:txbxContent>
                              </wps:txbx>
                              <wps:bodyPr spcFirstLastPara="1" wrap="square" lIns="8875" tIns="8875" rIns="8875" bIns="8875" anchor="ctr" anchorCtr="0">
                                <a:noAutofit/>
                              </wps:bodyPr>
                            </wps:wsp>
                            <wps:wsp>
                              <wps:cNvPr id="114" name="Rectángulo 114"/>
                              <wps:cNvSpPr/>
                              <wps:spPr>
                                <a:xfrm>
                                  <a:off x="2409355" y="3854533"/>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773F5A54"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15" name="Rectángulo 115"/>
                              <wps:cNvSpPr/>
                              <wps:spPr>
                                <a:xfrm>
                                  <a:off x="2409355" y="3854533"/>
                                  <a:ext cx="1348534" cy="411138"/>
                                </a:xfrm>
                                <a:prstGeom prst="rect">
                                  <a:avLst/>
                                </a:prstGeom>
                                <a:noFill/>
                                <a:ln>
                                  <a:noFill/>
                                </a:ln>
                              </wps:spPr>
                              <wps:txbx>
                                <w:txbxContent>
                                  <w:p w14:paraId="7949C5EE" w14:textId="77777777" w:rsidR="00F802DC" w:rsidRDefault="0046407F">
                                    <w:pPr>
                                      <w:spacing w:line="215" w:lineRule="auto"/>
                                      <w:jc w:val="center"/>
                                      <w:textDirection w:val="btLr"/>
                                    </w:pPr>
                                    <w:r>
                                      <w:rPr>
                                        <w:rFonts w:ascii="Calibri" w:eastAsia="Calibri" w:hAnsi="Calibri" w:cs="Calibri"/>
                                        <w:color w:val="000000"/>
                                        <w:sz w:val="28"/>
                                      </w:rPr>
                                      <w:t>Aplicabilidad</w:t>
                                    </w:r>
                                  </w:p>
                                </w:txbxContent>
                              </wps:txbx>
                              <wps:bodyPr spcFirstLastPara="1" wrap="square" lIns="8875" tIns="8875" rIns="8875" bIns="8875" anchor="ctr" anchorCtr="0">
                                <a:noAutofit/>
                              </wps:bodyPr>
                            </wps:wsp>
                            <wps:wsp>
                              <wps:cNvPr id="116" name="Rectángulo 116"/>
                              <wps:cNvSpPr/>
                              <wps:spPr>
                                <a:xfrm>
                                  <a:off x="2409355" y="4368456"/>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4ABAF5C8"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17" name="Rectángulo 117"/>
                              <wps:cNvSpPr/>
                              <wps:spPr>
                                <a:xfrm>
                                  <a:off x="2409355" y="4368456"/>
                                  <a:ext cx="1348534" cy="411138"/>
                                </a:xfrm>
                                <a:prstGeom prst="rect">
                                  <a:avLst/>
                                </a:prstGeom>
                                <a:noFill/>
                                <a:ln>
                                  <a:noFill/>
                                </a:ln>
                              </wps:spPr>
                              <wps:txbx>
                                <w:txbxContent>
                                  <w:p w14:paraId="20383260" w14:textId="77777777" w:rsidR="00F802DC" w:rsidRDefault="0046407F">
                                    <w:pPr>
                                      <w:spacing w:line="215" w:lineRule="auto"/>
                                      <w:jc w:val="center"/>
                                      <w:textDirection w:val="btLr"/>
                                    </w:pPr>
                                    <w:r>
                                      <w:rPr>
                                        <w:rFonts w:ascii="Calibri" w:eastAsia="Calibri" w:hAnsi="Calibri" w:cs="Calibri"/>
                                        <w:color w:val="000000"/>
                                        <w:sz w:val="28"/>
                                      </w:rPr>
                                      <w:t>Adaptación al futuro</w:t>
                                    </w:r>
                                  </w:p>
                                </w:txbxContent>
                              </wps:txbx>
                              <wps:bodyPr spcFirstLastPara="1" wrap="square" lIns="8875" tIns="8875" rIns="8875" bIns="8875" anchor="ctr" anchorCtr="0">
                                <a:noAutofit/>
                              </wps:bodyPr>
                            </wps:wsp>
                            <wps:wsp>
                              <wps:cNvPr id="118" name="Rectángulo 118"/>
                              <wps:cNvSpPr/>
                              <wps:spPr>
                                <a:xfrm>
                                  <a:off x="791114" y="5139340"/>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3D1BD4AA"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19" name="Rectángulo 119"/>
                              <wps:cNvSpPr/>
                              <wps:spPr>
                                <a:xfrm>
                                  <a:off x="791114" y="5139340"/>
                                  <a:ext cx="1348534" cy="411138"/>
                                </a:xfrm>
                                <a:prstGeom prst="rect">
                                  <a:avLst/>
                                </a:prstGeom>
                                <a:noFill/>
                                <a:ln>
                                  <a:noFill/>
                                </a:ln>
                              </wps:spPr>
                              <wps:txbx>
                                <w:txbxContent>
                                  <w:p w14:paraId="7054B7A6" w14:textId="77777777" w:rsidR="00F802DC" w:rsidRDefault="0046407F">
                                    <w:pPr>
                                      <w:spacing w:line="215" w:lineRule="auto"/>
                                      <w:jc w:val="center"/>
                                      <w:textDirection w:val="btLr"/>
                                    </w:pPr>
                                    <w:r>
                                      <w:rPr>
                                        <w:rFonts w:ascii="Calibri" w:eastAsia="Calibri" w:hAnsi="Calibri" w:cs="Calibri"/>
                                        <w:color w:val="000000"/>
                                        <w:sz w:val="28"/>
                                      </w:rPr>
                                      <w:t>Objeciones</w:t>
                                    </w:r>
                                  </w:p>
                                </w:txbxContent>
                              </wps:txbx>
                              <wps:bodyPr spcFirstLastPara="1" wrap="square" lIns="8875" tIns="8875" rIns="8875" bIns="8875" anchor="ctr" anchorCtr="0">
                                <a:noAutofit/>
                              </wps:bodyPr>
                            </wps:wsp>
                            <wps:wsp>
                              <wps:cNvPr id="120" name="Rectángulo 120"/>
                              <wps:cNvSpPr/>
                              <wps:spPr>
                                <a:xfrm>
                                  <a:off x="2409355" y="4882379"/>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05936B6E"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21" name="Rectángulo 121"/>
                              <wps:cNvSpPr/>
                              <wps:spPr>
                                <a:xfrm>
                                  <a:off x="2409355" y="4882379"/>
                                  <a:ext cx="1348534" cy="411138"/>
                                </a:xfrm>
                                <a:prstGeom prst="rect">
                                  <a:avLst/>
                                </a:prstGeom>
                                <a:noFill/>
                                <a:ln>
                                  <a:noFill/>
                                </a:ln>
                              </wps:spPr>
                              <wps:txbx>
                                <w:txbxContent>
                                  <w:p w14:paraId="013D77FF" w14:textId="77777777" w:rsidR="00F802DC" w:rsidRDefault="0046407F">
                                    <w:pPr>
                                      <w:spacing w:line="215" w:lineRule="auto"/>
                                      <w:jc w:val="center"/>
                                      <w:textDirection w:val="btLr"/>
                                    </w:pPr>
                                    <w:r>
                                      <w:rPr>
                                        <w:rFonts w:ascii="Calibri" w:eastAsia="Calibri" w:hAnsi="Calibri" w:cs="Calibri"/>
                                        <w:color w:val="000000"/>
                                        <w:sz w:val="28"/>
                                      </w:rPr>
                                      <w:t>Razones de los clientes</w:t>
                                    </w:r>
                                  </w:p>
                                </w:txbxContent>
                              </wps:txbx>
                              <wps:bodyPr spcFirstLastPara="1" wrap="square" lIns="8875" tIns="8875" rIns="8875" bIns="8875" anchor="ctr" anchorCtr="0">
                                <a:noAutofit/>
                              </wps:bodyPr>
                            </wps:wsp>
                            <wps:wsp>
                              <wps:cNvPr id="122" name="Rectángulo 122"/>
                              <wps:cNvSpPr/>
                              <wps:spPr>
                                <a:xfrm>
                                  <a:off x="2409355" y="5396302"/>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3059F1F5"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23" name="Rectángulo 123"/>
                              <wps:cNvSpPr/>
                              <wps:spPr>
                                <a:xfrm>
                                  <a:off x="2409355" y="5396302"/>
                                  <a:ext cx="1348534" cy="411138"/>
                                </a:xfrm>
                                <a:prstGeom prst="rect">
                                  <a:avLst/>
                                </a:prstGeom>
                                <a:noFill/>
                                <a:ln>
                                  <a:noFill/>
                                </a:ln>
                              </wps:spPr>
                              <wps:txbx>
                                <w:txbxContent>
                                  <w:p w14:paraId="17813419" w14:textId="77777777" w:rsidR="00F802DC" w:rsidRDefault="0046407F">
                                    <w:pPr>
                                      <w:spacing w:line="215" w:lineRule="auto"/>
                                      <w:jc w:val="center"/>
                                      <w:textDirection w:val="btLr"/>
                                    </w:pPr>
                                    <w:r>
                                      <w:rPr>
                                        <w:rFonts w:ascii="Calibri" w:eastAsia="Calibri" w:hAnsi="Calibri" w:cs="Calibri"/>
                                        <w:color w:val="000000"/>
                                        <w:sz w:val="28"/>
                                      </w:rPr>
                                      <w:t>Gestión de objeciones</w:t>
                                    </w:r>
                                  </w:p>
                                </w:txbxContent>
                              </wps:txbx>
                              <wps:bodyPr spcFirstLastPara="1" wrap="square" lIns="8875" tIns="8875" rIns="8875" bIns="8875" anchor="ctr" anchorCtr="0">
                                <a:noAutofit/>
                              </wps:bodyPr>
                            </wps:wsp>
                            <wps:wsp>
                              <wps:cNvPr id="124" name="Rectángulo 124"/>
                              <wps:cNvSpPr/>
                              <wps:spPr>
                                <a:xfrm>
                                  <a:off x="791114" y="6424148"/>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7CC4C499"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25" name="Rectángulo 125"/>
                              <wps:cNvSpPr/>
                              <wps:spPr>
                                <a:xfrm>
                                  <a:off x="791114" y="6424148"/>
                                  <a:ext cx="1348534" cy="411138"/>
                                </a:xfrm>
                                <a:prstGeom prst="rect">
                                  <a:avLst/>
                                </a:prstGeom>
                                <a:noFill/>
                                <a:ln>
                                  <a:noFill/>
                                </a:ln>
                              </wps:spPr>
                              <wps:txbx>
                                <w:txbxContent>
                                  <w:p w14:paraId="1AEFF6D0" w14:textId="77777777" w:rsidR="00F802DC" w:rsidRDefault="0046407F">
                                    <w:pPr>
                                      <w:spacing w:line="215" w:lineRule="auto"/>
                                      <w:jc w:val="center"/>
                                      <w:textDirection w:val="btLr"/>
                                    </w:pPr>
                                    <w:r>
                                      <w:rPr>
                                        <w:rFonts w:ascii="Calibri" w:eastAsia="Calibri" w:hAnsi="Calibri" w:cs="Calibri"/>
                                        <w:color w:val="000000"/>
                                        <w:sz w:val="28"/>
                                      </w:rPr>
                                      <w:t>Cierre de la venta</w:t>
                                    </w:r>
                                  </w:p>
                                </w:txbxContent>
                              </wps:txbx>
                              <wps:bodyPr spcFirstLastPara="1" wrap="square" lIns="8875" tIns="8875" rIns="8875" bIns="8875" anchor="ctr" anchorCtr="0">
                                <a:noAutofit/>
                              </wps:bodyPr>
                            </wps:wsp>
                            <wps:wsp>
                              <wps:cNvPr id="126" name="Rectángulo 126"/>
                              <wps:cNvSpPr/>
                              <wps:spPr>
                                <a:xfrm>
                                  <a:off x="2409355" y="5910225"/>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7758DDF5"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27" name="Rectángulo 127"/>
                              <wps:cNvSpPr/>
                              <wps:spPr>
                                <a:xfrm>
                                  <a:off x="2409355" y="5910225"/>
                                  <a:ext cx="1348534" cy="411138"/>
                                </a:xfrm>
                                <a:prstGeom prst="rect">
                                  <a:avLst/>
                                </a:prstGeom>
                                <a:noFill/>
                                <a:ln>
                                  <a:noFill/>
                                </a:ln>
                              </wps:spPr>
                              <wps:txbx>
                                <w:txbxContent>
                                  <w:p w14:paraId="0DEB81D5" w14:textId="77777777" w:rsidR="00F802DC" w:rsidRDefault="0046407F">
                                    <w:pPr>
                                      <w:spacing w:line="215" w:lineRule="auto"/>
                                      <w:jc w:val="center"/>
                                      <w:textDirection w:val="btLr"/>
                                    </w:pPr>
                                    <w:r>
                                      <w:rPr>
                                        <w:rFonts w:ascii="Calibri" w:eastAsia="Calibri" w:hAnsi="Calibri" w:cs="Calibri"/>
                                        <w:color w:val="000000"/>
                                        <w:sz w:val="28"/>
                                      </w:rPr>
                                      <w:t>Algunos errores</w:t>
                                    </w:r>
                                  </w:p>
                                </w:txbxContent>
                              </wps:txbx>
                              <wps:bodyPr spcFirstLastPara="1" wrap="square" lIns="8875" tIns="8875" rIns="8875" bIns="8875" anchor="ctr" anchorCtr="0">
                                <a:noAutofit/>
                              </wps:bodyPr>
                            </wps:wsp>
                            <wps:wsp>
                              <wps:cNvPr id="128" name="Rectángulo 128"/>
                              <wps:cNvSpPr/>
                              <wps:spPr>
                                <a:xfrm>
                                  <a:off x="2409355" y="6424148"/>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30699222"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29" name="Rectángulo 129"/>
                              <wps:cNvSpPr/>
                              <wps:spPr>
                                <a:xfrm>
                                  <a:off x="2409355" y="6424148"/>
                                  <a:ext cx="1348534" cy="411138"/>
                                </a:xfrm>
                                <a:prstGeom prst="rect">
                                  <a:avLst/>
                                </a:prstGeom>
                                <a:noFill/>
                                <a:ln>
                                  <a:noFill/>
                                </a:ln>
                              </wps:spPr>
                              <wps:txbx>
                                <w:txbxContent>
                                  <w:p w14:paraId="0010DBDA" w14:textId="347FD313" w:rsidR="00F802DC" w:rsidRDefault="0046407F">
                                    <w:pPr>
                                      <w:spacing w:line="215" w:lineRule="auto"/>
                                      <w:jc w:val="center"/>
                                      <w:textDirection w:val="btLr"/>
                                    </w:pPr>
                                    <w:r>
                                      <w:rPr>
                                        <w:rFonts w:ascii="Calibri" w:eastAsia="Calibri" w:hAnsi="Calibri" w:cs="Calibri"/>
                                        <w:color w:val="000000"/>
                                        <w:sz w:val="28"/>
                                      </w:rPr>
                                      <w:t xml:space="preserve">Prácticas para cerrar </w:t>
                                    </w:r>
                                    <w:ins w:id="360" w:author="JULIA ISABEL ROBERTO" w:date="2022-05-19T18:19:00Z">
                                      <w:r w:rsidR="00D20FDB">
                                        <w:rPr>
                                          <w:rFonts w:ascii="Calibri" w:eastAsia="Calibri" w:hAnsi="Calibri" w:cs="Calibri"/>
                                          <w:color w:val="000000"/>
                                          <w:sz w:val="28"/>
                                        </w:rPr>
                                        <w:t xml:space="preserve">la </w:t>
                                      </w:r>
                                    </w:ins>
                                    <w:r>
                                      <w:rPr>
                                        <w:rFonts w:ascii="Calibri" w:eastAsia="Calibri" w:hAnsi="Calibri" w:cs="Calibri"/>
                                        <w:color w:val="000000"/>
                                        <w:sz w:val="28"/>
                                      </w:rPr>
                                      <w:t>venta</w:t>
                                    </w:r>
                                  </w:p>
                                </w:txbxContent>
                              </wps:txbx>
                              <wps:bodyPr spcFirstLastPara="1" wrap="square" lIns="8875" tIns="8875" rIns="8875" bIns="8875" anchor="ctr" anchorCtr="0">
                                <a:noAutofit/>
                              </wps:bodyPr>
                            </wps:wsp>
                            <wps:wsp>
                              <wps:cNvPr id="130" name="Rectángulo 130"/>
                              <wps:cNvSpPr/>
                              <wps:spPr>
                                <a:xfrm>
                                  <a:off x="2409355" y="6938071"/>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5F9BA6E0"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31" name="Rectángulo 131"/>
                              <wps:cNvSpPr/>
                              <wps:spPr>
                                <a:xfrm>
                                  <a:off x="2409355" y="6938071"/>
                                  <a:ext cx="1348534" cy="411138"/>
                                </a:xfrm>
                                <a:prstGeom prst="rect">
                                  <a:avLst/>
                                </a:prstGeom>
                                <a:noFill/>
                                <a:ln>
                                  <a:noFill/>
                                </a:ln>
                              </wps:spPr>
                              <wps:txbx>
                                <w:txbxContent>
                                  <w:p w14:paraId="17885D61" w14:textId="77777777" w:rsidR="00F802DC" w:rsidRDefault="0046407F">
                                    <w:pPr>
                                      <w:spacing w:line="215" w:lineRule="auto"/>
                                      <w:jc w:val="center"/>
                                      <w:textDirection w:val="btLr"/>
                                    </w:pPr>
                                    <w:r>
                                      <w:rPr>
                                        <w:rFonts w:ascii="Calibri" w:eastAsia="Calibri" w:hAnsi="Calibri" w:cs="Calibri"/>
                                        <w:color w:val="000000"/>
                                        <w:sz w:val="28"/>
                                      </w:rPr>
                                      <w:t>Tipos de cierre</w:t>
                                    </w:r>
                                  </w:p>
                                </w:txbxContent>
                              </wps:txbx>
                              <wps:bodyPr spcFirstLastPara="1" wrap="square" lIns="8875" tIns="8875" rIns="8875" bIns="8875" anchor="ctr" anchorCtr="0">
                                <a:noAutofit/>
                              </wps:bodyPr>
                            </wps:wsp>
                            <wps:wsp>
                              <wps:cNvPr id="132" name="Rectángulo 132"/>
                              <wps:cNvSpPr/>
                              <wps:spPr>
                                <a:xfrm>
                                  <a:off x="791114" y="6938071"/>
                                  <a:ext cx="1348534" cy="411138"/>
                                </a:xfrm>
                                <a:prstGeom prst="rect">
                                  <a:avLst/>
                                </a:prstGeom>
                                <a:solidFill>
                                  <a:srgbClr val="4372C3"/>
                                </a:solidFill>
                                <a:ln w="12700" cap="flat" cmpd="sng">
                                  <a:solidFill>
                                    <a:schemeClr val="lt1"/>
                                  </a:solidFill>
                                  <a:prstDash val="solid"/>
                                  <a:miter lim="800000"/>
                                  <a:headEnd type="none" w="sm" len="sm"/>
                                  <a:tailEnd type="none" w="sm" len="sm"/>
                                </a:ln>
                              </wps:spPr>
                              <wps:txbx>
                                <w:txbxContent>
                                  <w:p w14:paraId="63E1DD84" w14:textId="77777777" w:rsidR="00F802DC" w:rsidRDefault="00F802DC">
                                    <w:pPr>
                                      <w:spacing w:line="240" w:lineRule="auto"/>
                                      <w:textDirection w:val="btLr"/>
                                    </w:pPr>
                                  </w:p>
                                </w:txbxContent>
                              </wps:txbx>
                              <wps:bodyPr spcFirstLastPara="1" wrap="square" lIns="91425" tIns="91425" rIns="91425" bIns="91425" anchor="ctr" anchorCtr="0">
                                <a:noAutofit/>
                              </wps:bodyPr>
                            </wps:wsp>
                            <wps:wsp>
                              <wps:cNvPr id="133" name="Rectángulo 133"/>
                              <wps:cNvSpPr/>
                              <wps:spPr>
                                <a:xfrm>
                                  <a:off x="791114" y="6938071"/>
                                  <a:ext cx="1348534" cy="411138"/>
                                </a:xfrm>
                                <a:prstGeom prst="rect">
                                  <a:avLst/>
                                </a:prstGeom>
                                <a:noFill/>
                                <a:ln>
                                  <a:noFill/>
                                </a:ln>
                              </wps:spPr>
                              <wps:txbx>
                                <w:txbxContent>
                                  <w:p w14:paraId="5DE67CFF" w14:textId="77777777" w:rsidR="00F802DC" w:rsidRDefault="0046407F">
                                    <w:pPr>
                                      <w:spacing w:line="215" w:lineRule="auto"/>
                                      <w:jc w:val="center"/>
                                      <w:textDirection w:val="btLr"/>
                                    </w:pPr>
                                    <w:r>
                                      <w:rPr>
                                        <w:rFonts w:ascii="Calibri" w:eastAsia="Calibri" w:hAnsi="Calibri" w:cs="Calibri"/>
                                        <w:color w:val="000000"/>
                                        <w:sz w:val="28"/>
                                      </w:rPr>
                                      <w:t>Arqueo</w:t>
                                    </w:r>
                                  </w:p>
                                </w:txbxContent>
                              </wps:txbx>
                              <wps:bodyPr spcFirstLastPara="1" wrap="square" lIns="8875" tIns="8875" rIns="8875" bIns="8875" anchor="ctr" anchorCtr="0">
                                <a:noAutofit/>
                              </wps:bodyPr>
                            </wps:wsp>
                          </wpg:grpSp>
                        </wpg:grpSp>
                      </wpg:grpSp>
                    </wpg:wgp>
                  </a:graphicData>
                </a:graphic>
              </wp:inline>
            </w:drawing>
          </mc:Choice>
          <mc:Fallback>
            <w:pict>
              <v:group w14:anchorId="1FFDBDC3" id="Grupo 40" o:spid="_x0000_s1042" style="width:6in;height:578.7pt;mso-position-horizontal-relative:char;mso-position-vertical-relative:line" coordorigin="26028,1053" coordsize="54864,73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">
                <v:group id="Grupo 16" o:spid="_x0000_s1043" style="position:absolute;left:26028;top:1053;width:54864;height:73493" coordorigin="26028,1053" coordsize="54864,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ángulo 17" o:spid="_x0000_s1044" style="position:absolute;left:26028;top:1053;width:54864;height:7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4100A644" w14:textId="77777777" w:rsidR="00F802DC" w:rsidRDefault="00F802DC">
                          <w:pPr>
                            <w:spacing w:line="240" w:lineRule="auto"/>
                            <w:textDirection w:val="btLr"/>
                          </w:pPr>
                        </w:p>
                      </w:txbxContent>
                    </v:textbox>
                  </v:rect>
                  <v:group id="Grupo 18" o:spid="_x0000_s1045" style="position:absolute;left:26028;top:1053;width:54864;height:73493" coordsize="54864,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ángulo 19" o:spid="_x0000_s1046" style="position:absolute;width:54864;height:7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626BD634" w14:textId="77777777" w:rsidR="00F802DC" w:rsidRDefault="00F802DC">
                            <w:pPr>
                              <w:spacing w:line="240" w:lineRule="auto"/>
                              <w:textDirection w:val="btLr"/>
                            </w:pPr>
                          </w:p>
                        </w:txbxContent>
                      </v:textbox>
                    </v:rect>
                    <v:group id="Grupo 20" o:spid="_x0000_s1047" style="position:absolute;width:54864;height:73493" coordsize="54864,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ángulo 21" o:spid="_x0000_s1048" style="position:absolute;width:54864;height:7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158DF599" w14:textId="77777777" w:rsidR="00F802DC" w:rsidRDefault="00F802DC">
                              <w:pPr>
                                <w:spacing w:line="240" w:lineRule="auto"/>
                                <w:textDirection w:val="btLr"/>
                              </w:pPr>
                            </w:p>
                          </w:txbxContent>
                        </v:textbox>
                      </v:rect>
                      <v:shape id="Forma libre: forma 22" o:spid="_x0000_s1049" style="position:absolute;left:5214;top:36746;width:2697;height:3469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" adj="-11796480,,5400" path="m,l60000,r,120000l120000,120000e" filled="f" strokecolor="#345a99"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080C2113" w14:textId="77777777" w:rsidR="00F802DC" w:rsidRDefault="00F802DC">
                              <w:pPr>
                                <w:spacing w:line="240" w:lineRule="auto"/>
                                <w:textDirection w:val="btLr"/>
                              </w:pPr>
                            </w:p>
                          </w:txbxContent>
                        </v:textbox>
                      </v:shape>
                      <v:rect id="Rectángulo 23" o:spid="_x0000_s1050" style="position:absolute;left:5692;top:53221;width:1740;height:1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" filled="f" stroked="f">
                        <v:textbox inset="1pt,0,1pt,0">
                          <w:txbxContent>
                            <w:p w14:paraId="2F38DF72" w14:textId="77777777" w:rsidR="00F802DC" w:rsidRDefault="00F802DC">
                              <w:pPr>
                                <w:spacing w:line="215" w:lineRule="auto"/>
                                <w:jc w:val="center"/>
                                <w:textDirection w:val="btLr"/>
                              </w:pPr>
                            </w:p>
                          </w:txbxContent>
                        </v:textbox>
                      </v:rect>
                      <v:shape id="Forma libre: forma 24" o:spid="_x0000_s1051" style="position:absolute;left:21396;top:66297;width:2697;height:513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" adj="-11796480,,5400" path="m,l60000,r,120000l120000,12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241D13E4" w14:textId="77777777" w:rsidR="00F802DC" w:rsidRDefault="00F802DC">
                              <w:pPr>
                                <w:spacing w:line="240" w:lineRule="auto"/>
                                <w:textDirection w:val="btLr"/>
                              </w:pPr>
                            </w:p>
                          </w:txbxContent>
                        </v:textbox>
                      </v:shape>
                      <v:rect id="Rectángulo 25" o:spid="_x0000_s1052" style="position:absolute;left:22599;top:68721;width:291;height: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" filled="f" stroked="f">
                        <v:textbox inset="1pt,0,1pt,0">
                          <w:txbxContent>
                            <w:p w14:paraId="00F82901" w14:textId="77777777" w:rsidR="00F802DC" w:rsidRDefault="00F802DC">
                              <w:pPr>
                                <w:spacing w:line="215" w:lineRule="auto"/>
                                <w:jc w:val="center"/>
                                <w:textDirection w:val="btLr"/>
                              </w:pPr>
                            </w:p>
                          </w:txbxContent>
                        </v:textbox>
                      </v:rect>
                      <v:shape id="Forma libre: forma 26" o:spid="_x0000_s1053" style="position:absolute;left:21396;top:65839;width:2697;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" adj="-11796480,,5400" path="m,60000r12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5712725B" w14:textId="77777777" w:rsidR="00F802DC" w:rsidRDefault="00F802DC">
                              <w:pPr>
                                <w:spacing w:line="240" w:lineRule="auto"/>
                                <w:textDirection w:val="btLr"/>
                              </w:pPr>
                            </w:p>
                          </w:txbxContent>
                        </v:textbox>
                      </v:shape>
                      <v:rect id="Rectángulo 27" o:spid="_x0000_s1054" style="position:absolute;left:22677;top:66229;width:135;height: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" filled="f" stroked="f">
                        <v:textbox inset="1pt,0,1pt,0">
                          <w:txbxContent>
                            <w:p w14:paraId="0776075D" w14:textId="77777777" w:rsidR="00F802DC" w:rsidRDefault="00F802DC">
                              <w:pPr>
                                <w:spacing w:line="215" w:lineRule="auto"/>
                                <w:jc w:val="center"/>
                                <w:textDirection w:val="btLr"/>
                              </w:pPr>
                            </w:p>
                          </w:txbxContent>
                        </v:textbox>
                      </v:rect>
                      <v:shape id="Forma libre: forma 28" o:spid="_x0000_s1055" style="position:absolute;left:21396;top:61157;width:2697;height:514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" adj="-11796480,,5400" path="m,120000r60000,l60000,r6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58D67BBA" w14:textId="77777777" w:rsidR="00F802DC" w:rsidRDefault="00F802DC">
                              <w:pPr>
                                <w:spacing w:line="240" w:lineRule="auto"/>
                                <w:textDirection w:val="btLr"/>
                              </w:pPr>
                            </w:p>
                          </w:txbxContent>
                        </v:textbox>
                      </v:shape>
                      <v:rect id="Rectángulo 29" o:spid="_x0000_s1056" style="position:absolute;left:22599;top:63582;width:291;height: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" filled="f" stroked="f">
                        <v:textbox inset="1pt,0,1pt,0">
                          <w:txbxContent>
                            <w:p w14:paraId="2F7E7186" w14:textId="77777777" w:rsidR="00F802DC" w:rsidRDefault="00F802DC">
                              <w:pPr>
                                <w:spacing w:line="215" w:lineRule="auto"/>
                                <w:jc w:val="center"/>
                                <w:textDirection w:val="btLr"/>
                              </w:pPr>
                            </w:p>
                          </w:txbxContent>
                        </v:textbox>
                      </v:rect>
                      <v:shape id="Forma libre: forma 30" o:spid="_x0000_s1057" style="position:absolute;left:5214;top:36746;width:2697;height:2955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" adj="-11796480,,5400" path="m,l60000,r,120000l120000,120000e" filled="f" strokecolor="#345a99"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07354E45" w14:textId="77777777" w:rsidR="00F802DC" w:rsidRDefault="00F802DC">
                              <w:pPr>
                                <w:spacing w:line="240" w:lineRule="auto"/>
                                <w:textDirection w:val="btLr"/>
                              </w:pPr>
                            </w:p>
                          </w:txbxContent>
                        </v:textbox>
                      </v:shape>
                      <v:rect id="Rectángulo 31" o:spid="_x0000_s1058" style="position:absolute;left:5820;top:50780;width:1484;height:1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" filled="f" stroked="f">
                        <v:textbox inset="1pt,0,1pt,0">
                          <w:txbxContent>
                            <w:p w14:paraId="70D00CCE" w14:textId="77777777" w:rsidR="00F802DC" w:rsidRDefault="00F802DC">
                              <w:pPr>
                                <w:spacing w:line="215" w:lineRule="auto"/>
                                <w:jc w:val="center"/>
                                <w:textDirection w:val="btLr"/>
                              </w:pPr>
                            </w:p>
                          </w:txbxContent>
                        </v:textbox>
                      </v:rect>
                      <v:shape id="Forma libre: forma 32" o:spid="_x0000_s1059" style="position:absolute;left:21396;top:53449;width:2697;height:256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" adj="-11796480,,5400" path="m,l60000,r,120000l120000,12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5F546F97" w14:textId="77777777" w:rsidR="00F802DC" w:rsidRDefault="00F802DC">
                              <w:pPr>
                                <w:spacing w:line="240" w:lineRule="auto"/>
                                <w:textDirection w:val="btLr"/>
                              </w:pPr>
                            </w:p>
                          </w:txbxContent>
                        </v:textbox>
                      </v:shape>
                      <v:rect id="Rectángulo 33" o:spid="_x0000_s1060" style="position:absolute;left:22651;top:54640;width:187;height: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" filled="f" stroked="f">
                        <v:textbox inset="1pt,0,1pt,0">
                          <w:txbxContent>
                            <w:p w14:paraId="6BC95820" w14:textId="77777777" w:rsidR="00F802DC" w:rsidRDefault="00F802DC">
                              <w:pPr>
                                <w:spacing w:line="215" w:lineRule="auto"/>
                                <w:jc w:val="center"/>
                                <w:textDirection w:val="btLr"/>
                              </w:pPr>
                            </w:p>
                          </w:txbxContent>
                        </v:textbox>
                      </v:rect>
                      <v:shape id="Forma libre: forma 34" o:spid="_x0000_s1061" style="position:absolute;left:21396;top:50879;width:2697;height:257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" adj="-11796480,,5400" path="m,120000r60000,l60000,r6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37C09F93" w14:textId="77777777" w:rsidR="00F802DC" w:rsidRDefault="00F802DC">
                              <w:pPr>
                                <w:spacing w:line="240" w:lineRule="auto"/>
                                <w:textDirection w:val="btLr"/>
                              </w:pPr>
                            </w:p>
                          </w:txbxContent>
                        </v:textbox>
                      </v:shape>
                      <v:rect id="Rectángulo 35" o:spid="_x0000_s1062" style="position:absolute;left:22651;top:52071;width:187;height: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" filled="f" stroked="f">
                        <v:textbox inset="1pt,0,1pt,0">
                          <w:txbxContent>
                            <w:p w14:paraId="02FE0D66" w14:textId="77777777" w:rsidR="00F802DC" w:rsidRDefault="00F802DC">
                              <w:pPr>
                                <w:spacing w:line="215" w:lineRule="auto"/>
                                <w:jc w:val="center"/>
                                <w:textDirection w:val="btLr"/>
                              </w:pPr>
                            </w:p>
                          </w:txbxContent>
                        </v:textbox>
                      </v:rect>
                      <v:shape id="Forma libre: forma 36" o:spid="_x0000_s1063" style="position:absolute;left:5214;top:36746;width:2697;height:16703;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" adj="-11796480,,5400" path="m,l60000,r,120000l120000,120000e" filled="f" strokecolor="#345a99"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0A401BD4" w14:textId="77777777" w:rsidR="00F802DC" w:rsidRDefault="00F802DC">
                              <w:pPr>
                                <w:spacing w:line="240" w:lineRule="auto"/>
                                <w:textDirection w:val="btLr"/>
                              </w:pPr>
                            </w:p>
                          </w:txbxContent>
                        </v:textbox>
                      </v:shape>
                      <v:rect id="Rectángulo 37" o:spid="_x0000_s1064" style="position:absolute;left:6139;top:44674;width:846;height: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" filled="f" stroked="f">
                        <v:textbox inset="1pt,0,1pt,0">
                          <w:txbxContent>
                            <w:p w14:paraId="4DE5C3DC" w14:textId="77777777" w:rsidR="00F802DC" w:rsidRDefault="00F802DC">
                              <w:pPr>
                                <w:spacing w:line="215" w:lineRule="auto"/>
                                <w:jc w:val="center"/>
                                <w:textDirection w:val="btLr"/>
                              </w:pPr>
                            </w:p>
                          </w:txbxContent>
                        </v:textbox>
                      </v:rect>
                      <v:shape id="Forma libre: forma 38" o:spid="_x0000_s1065" style="position:absolute;left:21396;top:43170;width:2697;height:257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" adj="-11796480,,5400" path="m,l60000,r,120000l120000,12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37E6A32E" w14:textId="77777777" w:rsidR="00F802DC" w:rsidRDefault="00F802DC">
                              <w:pPr>
                                <w:spacing w:line="240" w:lineRule="auto"/>
                                <w:textDirection w:val="btLr"/>
                              </w:pPr>
                            </w:p>
                          </w:txbxContent>
                        </v:textbox>
                      </v:shape>
                      <v:rect id="Rectángulo 39" o:spid="_x0000_s1066" style="position:absolute;left:22651;top:44362;width:187;height: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" filled="f" stroked="f">
                        <v:textbox inset="1pt,0,1pt,0">
                          <w:txbxContent>
                            <w:p w14:paraId="57F30FE2" w14:textId="77777777" w:rsidR="00F802DC" w:rsidRDefault="00F802DC">
                              <w:pPr>
                                <w:spacing w:line="215" w:lineRule="auto"/>
                                <w:jc w:val="center"/>
                                <w:textDirection w:val="btLr"/>
                              </w:pPr>
                            </w:p>
                          </w:txbxContent>
                        </v:textbox>
                      </v:rect>
                      <v:shape id="Forma libre: forma 43" o:spid="_x0000_s1067" style="position:absolute;left:21396;top:40601;width:2697;height:256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" adj="-11796480,,5400" path="m,120000r60000,l60000,r6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16E183A1" w14:textId="77777777" w:rsidR="00F802DC" w:rsidRDefault="00F802DC">
                              <w:pPr>
                                <w:spacing w:line="240" w:lineRule="auto"/>
                                <w:textDirection w:val="btLr"/>
                              </w:pPr>
                            </w:p>
                          </w:txbxContent>
                        </v:textbox>
                      </v:shape>
                      <v:rect id="Rectángulo 55" o:spid="_x0000_s1068" style="position:absolute;left:22651;top:41792;width:187;height: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" filled="f" stroked="f">
                        <v:textbox inset="1pt,0,1pt,0">
                          <w:txbxContent>
                            <w:p w14:paraId="03A00B59" w14:textId="77777777" w:rsidR="00F802DC" w:rsidRDefault="00F802DC">
                              <w:pPr>
                                <w:spacing w:line="215" w:lineRule="auto"/>
                                <w:jc w:val="center"/>
                                <w:textDirection w:val="btLr"/>
                              </w:pPr>
                            </w:p>
                          </w:txbxContent>
                        </v:textbox>
                      </v:rect>
                      <v:shape id="Forma libre: forma 56" o:spid="_x0000_s1069" style="position:absolute;left:5214;top:36746;width:2697;height:642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" adj="-11796480,,5400" path="m,l60000,r,120000l120000,120000e" filled="f" strokecolor="#345a99"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15FF2B02" w14:textId="77777777" w:rsidR="00F802DC" w:rsidRDefault="00F802DC">
                              <w:pPr>
                                <w:spacing w:line="240" w:lineRule="auto"/>
                                <w:textDirection w:val="btLr"/>
                              </w:pPr>
                            </w:p>
                          </w:txbxContent>
                        </v:textbox>
                      </v:shape>
                      <v:rect id="Rectángulo 57" o:spid="_x0000_s1070" style="position:absolute;left:6388;top:39784;width:348;height: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" filled="f" stroked="f">
                        <v:textbox inset="1pt,0,1pt,0">
                          <w:txbxContent>
                            <w:p w14:paraId="792EC6DD" w14:textId="77777777" w:rsidR="00F802DC" w:rsidRDefault="00F802DC">
                              <w:pPr>
                                <w:spacing w:line="215" w:lineRule="auto"/>
                                <w:jc w:val="center"/>
                                <w:textDirection w:val="btLr"/>
                              </w:pPr>
                            </w:p>
                          </w:txbxContent>
                        </v:textbox>
                      </v:rect>
                      <v:shape id="Forma libre: forma 58" o:spid="_x0000_s1071" style="position:absolute;left:21396;top:30322;width:2697;height:513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" adj="-11796480,,5400" path="m,l60000,r,120000l120000,12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3BC1445E" w14:textId="77777777" w:rsidR="00F802DC" w:rsidRDefault="00F802DC">
                              <w:pPr>
                                <w:spacing w:line="240" w:lineRule="auto"/>
                                <w:textDirection w:val="btLr"/>
                              </w:pPr>
                            </w:p>
                          </w:txbxContent>
                        </v:textbox>
                      </v:shape>
                      <v:rect id="Rectángulo 59" o:spid="_x0000_s1072" style="position:absolute;left:22599;top:32747;width:291;height: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" filled="f" stroked="f">
                        <v:textbox inset="1pt,0,1pt,0">
                          <w:txbxContent>
                            <w:p w14:paraId="2E5BA58B" w14:textId="77777777" w:rsidR="00F802DC" w:rsidRDefault="00F802DC">
                              <w:pPr>
                                <w:spacing w:line="215" w:lineRule="auto"/>
                                <w:jc w:val="center"/>
                                <w:textDirection w:val="btLr"/>
                              </w:pPr>
                            </w:p>
                          </w:txbxContent>
                        </v:textbox>
                      </v:rect>
                      <v:shape id="Forma libre: forma 60" o:spid="_x0000_s1073" style="position:absolute;left:21396;top:29865;width:2697;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" adj="-11796480,,5400" path="m,60000r12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2F5CC981" w14:textId="77777777" w:rsidR="00F802DC" w:rsidRDefault="00F802DC">
                              <w:pPr>
                                <w:spacing w:line="240" w:lineRule="auto"/>
                                <w:textDirection w:val="btLr"/>
                              </w:pPr>
                            </w:p>
                          </w:txbxContent>
                        </v:textbox>
                      </v:shape>
                      <v:rect id="Rectángulo 61" o:spid="_x0000_s1074" style="position:absolute;left:22677;top:30255;width:135;height: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" filled="f" stroked="f">
                        <v:textbox inset="1pt,0,1pt,0">
                          <w:txbxContent>
                            <w:p w14:paraId="4680E8B1" w14:textId="77777777" w:rsidR="00F802DC" w:rsidRDefault="00F802DC">
                              <w:pPr>
                                <w:spacing w:line="215" w:lineRule="auto"/>
                                <w:jc w:val="center"/>
                                <w:textDirection w:val="btLr"/>
                              </w:pPr>
                            </w:p>
                          </w:txbxContent>
                        </v:textbox>
                      </v:rect>
                      <v:shape id="Forma libre: forma 62" o:spid="_x0000_s1075" style="position:absolute;left:21396;top:25183;width:2697;height:513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" adj="-11796480,,5400" path="m,120000r60000,l60000,r6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0C1FBD98" w14:textId="77777777" w:rsidR="00F802DC" w:rsidRDefault="00F802DC">
                              <w:pPr>
                                <w:spacing w:line="240" w:lineRule="auto"/>
                                <w:textDirection w:val="btLr"/>
                              </w:pPr>
                            </w:p>
                          </w:txbxContent>
                        </v:textbox>
                      </v:shape>
                      <v:rect id="Rectángulo 63" o:spid="_x0000_s1076" style="position:absolute;left:22599;top:27607;width:291;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" filled="f" stroked="f">
                        <v:textbox inset="1pt,0,1pt,0">
                          <w:txbxContent>
                            <w:p w14:paraId="3BF476A2" w14:textId="77777777" w:rsidR="00F802DC" w:rsidRDefault="00F802DC">
                              <w:pPr>
                                <w:spacing w:line="215" w:lineRule="auto"/>
                                <w:jc w:val="center"/>
                                <w:textDirection w:val="btLr"/>
                              </w:pPr>
                            </w:p>
                          </w:txbxContent>
                        </v:textbox>
                      </v:rect>
                      <v:shape id="Forma libre: forma 64" o:spid="_x0000_s1077" style="position:absolute;left:5214;top:30322;width:2697;height:642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" adj="-11796480,,5400" path="m,120000r60000,l60000,r60000,e" filled="f" strokecolor="#345a99"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658572CE" w14:textId="77777777" w:rsidR="00F802DC" w:rsidRDefault="00F802DC">
                              <w:pPr>
                                <w:spacing w:line="240" w:lineRule="auto"/>
                                <w:textDirection w:val="btLr"/>
                              </w:pPr>
                            </w:p>
                          </w:txbxContent>
                        </v:textbox>
                      </v:shape>
                      <v:rect id="Rectángulo 65" o:spid="_x0000_s1078" style="position:absolute;left:6388;top:33360;width:348;height: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" filled="f" stroked="f">
                        <v:textbox inset="1pt,0,1pt,0">
                          <w:txbxContent>
                            <w:p w14:paraId="5EB3DA6E" w14:textId="77777777" w:rsidR="00F802DC" w:rsidRDefault="00F802DC">
                              <w:pPr>
                                <w:spacing w:line="215" w:lineRule="auto"/>
                                <w:jc w:val="center"/>
                                <w:textDirection w:val="btLr"/>
                              </w:pPr>
                            </w:p>
                          </w:txbxContent>
                        </v:textbox>
                      </v:rect>
                      <v:shape id="Forma libre: forma 66" o:spid="_x0000_s1079" style="position:absolute;left:37578;top:20044;width:2697;height:770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" adj="-11796480,,5400" path="m,l60000,r,120000l120000,12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52D06662" w14:textId="77777777" w:rsidR="00F802DC" w:rsidRDefault="00F802DC">
                              <w:pPr>
                                <w:spacing w:line="240" w:lineRule="auto"/>
                                <w:textDirection w:val="btLr"/>
                              </w:pPr>
                            </w:p>
                          </w:txbxContent>
                        </v:textbox>
                      </v:shape>
                      <v:rect id="Rectángulo 67" o:spid="_x0000_s1080" style="position:absolute;left:38723;top:23694;width:408;height: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" filled="f" stroked="f">
                        <v:textbox inset="1pt,0,1pt,0">
                          <w:txbxContent>
                            <w:p w14:paraId="4CAF5F48" w14:textId="77777777" w:rsidR="00F802DC" w:rsidRDefault="00F802DC">
                              <w:pPr>
                                <w:spacing w:line="215" w:lineRule="auto"/>
                                <w:jc w:val="center"/>
                                <w:textDirection w:val="btLr"/>
                              </w:pPr>
                            </w:p>
                          </w:txbxContent>
                        </v:textbox>
                      </v:rect>
                      <v:shape id="Forma libre: forma 68" o:spid="_x0000_s1081" style="position:absolute;left:37578;top:20044;width:2697;height:256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" adj="-11796480,,5400" path="m,l60000,r,120000l120000,12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7D0B8D8E" w14:textId="77777777" w:rsidR="00F802DC" w:rsidRDefault="00F802DC">
                              <w:pPr>
                                <w:spacing w:line="240" w:lineRule="auto"/>
                                <w:textDirection w:val="btLr"/>
                              </w:pPr>
                            </w:p>
                          </w:txbxContent>
                        </v:textbox>
                      </v:shape>
                      <v:rect id="Rectángulo 69" o:spid="_x0000_s1082" style="position:absolute;left:38834;top:21235;width:186;height: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" filled="f" stroked="f">
                        <v:textbox inset="1pt,0,1pt,0">
                          <w:txbxContent>
                            <w:p w14:paraId="4C61BCF3" w14:textId="77777777" w:rsidR="00F802DC" w:rsidRDefault="00F802DC">
                              <w:pPr>
                                <w:spacing w:line="215" w:lineRule="auto"/>
                                <w:jc w:val="center"/>
                                <w:textDirection w:val="btLr"/>
                              </w:pPr>
                            </w:p>
                          </w:txbxContent>
                        </v:textbox>
                      </v:rect>
                      <v:shape id="Forma libre: forma 70" o:spid="_x0000_s1083" style="position:absolute;left:37578;top:17474;width:2697;height:257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" adj="-11796480,,5400" path="m,120000r60000,l60000,r6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560EC7DC" w14:textId="77777777" w:rsidR="00F802DC" w:rsidRDefault="00F802DC">
                              <w:pPr>
                                <w:spacing w:line="240" w:lineRule="auto"/>
                                <w:textDirection w:val="btLr"/>
                              </w:pPr>
                            </w:p>
                          </w:txbxContent>
                        </v:textbox>
                      </v:shape>
                      <v:rect id="Rectángulo 71" o:spid="_x0000_s1084" style="position:absolute;left:38834;top:18666;width:186;height: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" filled="f" stroked="f">
                        <v:textbox inset="1pt,0,1pt,0">
                          <w:txbxContent>
                            <w:p w14:paraId="3E622F1E" w14:textId="77777777" w:rsidR="00F802DC" w:rsidRDefault="00F802DC">
                              <w:pPr>
                                <w:spacing w:line="215" w:lineRule="auto"/>
                                <w:jc w:val="center"/>
                                <w:textDirection w:val="btLr"/>
                              </w:pPr>
                            </w:p>
                          </w:txbxContent>
                        </v:textbox>
                      </v:rect>
                      <v:shape id="Forma libre: forma 72" o:spid="_x0000_s1085" style="position:absolute;left:37578;top:12335;width:2697;height:770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" adj="-11796480,,5400" path="m,120000r60000,l60000,r6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2A26C6EB" w14:textId="77777777" w:rsidR="00F802DC" w:rsidRDefault="00F802DC">
                              <w:pPr>
                                <w:spacing w:line="240" w:lineRule="auto"/>
                                <w:textDirection w:val="btLr"/>
                              </w:pPr>
                            </w:p>
                          </w:txbxContent>
                        </v:textbox>
                      </v:shape>
                      <v:rect id="Rectángulo 73" o:spid="_x0000_s1086" style="position:absolute;left:38723;top:15985;width:408;height: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" filled="f" stroked="f">
                        <v:textbox inset="1pt,0,1pt,0">
                          <w:txbxContent>
                            <w:p w14:paraId="40BABF81" w14:textId="77777777" w:rsidR="00F802DC" w:rsidRDefault="00F802DC">
                              <w:pPr>
                                <w:spacing w:line="215" w:lineRule="auto"/>
                                <w:jc w:val="center"/>
                                <w:textDirection w:val="btLr"/>
                              </w:pPr>
                            </w:p>
                          </w:txbxContent>
                        </v:textbox>
                      </v:rect>
                      <v:shape id="Forma libre: forma 74" o:spid="_x0000_s1087" style="position:absolute;left:21396;top:19586;width:2697;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" adj="-11796480,,5400" path="m,60000r12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02874252" w14:textId="77777777" w:rsidR="00F802DC" w:rsidRDefault="00F802DC">
                              <w:pPr>
                                <w:spacing w:line="240" w:lineRule="auto"/>
                                <w:textDirection w:val="btLr"/>
                              </w:pPr>
                            </w:p>
                          </w:txbxContent>
                        </v:textbox>
                      </v:shape>
                      <v:rect id="Rectángulo 75" o:spid="_x0000_s1088" style="position:absolute;left:22677;top:19976;width:135;height: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" filled="f" stroked="f">
                        <v:textbox inset="1pt,0,1pt,0">
                          <w:txbxContent>
                            <w:p w14:paraId="226DB8BE" w14:textId="77777777" w:rsidR="00F802DC" w:rsidRDefault="00F802DC">
                              <w:pPr>
                                <w:spacing w:line="215" w:lineRule="auto"/>
                                <w:jc w:val="center"/>
                                <w:textDirection w:val="btLr"/>
                              </w:pPr>
                            </w:p>
                          </w:txbxContent>
                        </v:textbox>
                      </v:rect>
                      <v:shape id="Forma libre: forma 76" o:spid="_x0000_s1089" style="position:absolute;left:5214;top:20044;width:2697;height:1670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" adj="-11796480,,5400" path="m,120000r60000,l60000,r60000,e" filled="f" strokecolor="#345a99"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41C719EC" w14:textId="77777777" w:rsidR="00F802DC" w:rsidRDefault="00F802DC">
                              <w:pPr>
                                <w:spacing w:line="240" w:lineRule="auto"/>
                                <w:textDirection w:val="btLr"/>
                              </w:pPr>
                            </w:p>
                          </w:txbxContent>
                        </v:textbox>
                      </v:shape>
                      <v:rect id="Rectángulo 77" o:spid="_x0000_s1090" style="position:absolute;left:6139;top:27972;width:846;height: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" filled="f" stroked="f">
                        <v:textbox inset="1pt,0,1pt,0">
                          <w:txbxContent>
                            <w:p w14:paraId="4402F6CA" w14:textId="77777777" w:rsidR="00F802DC" w:rsidRDefault="00F802DC">
                              <w:pPr>
                                <w:spacing w:line="215" w:lineRule="auto"/>
                                <w:jc w:val="center"/>
                                <w:textDirection w:val="btLr"/>
                              </w:pPr>
                            </w:p>
                          </w:txbxContent>
                        </v:textbox>
                      </v:rect>
                      <v:shape id="Forma libre: forma 78" o:spid="_x0000_s1091" style="position:absolute;left:21396;top:6738;width:2697;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" adj="-11796480,,5400" path="m,60000r120000,e" filled="f" strokecolor="#3a66b1"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19F8D9FB" w14:textId="77777777" w:rsidR="00F802DC" w:rsidRDefault="00F802DC">
                              <w:pPr>
                                <w:spacing w:line="240" w:lineRule="auto"/>
                                <w:textDirection w:val="btLr"/>
                              </w:pPr>
                            </w:p>
                          </w:txbxContent>
                        </v:textbox>
                      </v:shape>
                      <v:rect id="Rectángulo 79" o:spid="_x0000_s1092" style="position:absolute;left:22677;top:7128;width:135;height: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" filled="f" stroked="f">
                        <v:textbox inset="1pt,0,1pt,0">
                          <w:txbxContent>
                            <w:p w14:paraId="3DA7F68C" w14:textId="77777777" w:rsidR="00F802DC" w:rsidRDefault="00F802DC">
                              <w:pPr>
                                <w:spacing w:line="215" w:lineRule="auto"/>
                                <w:jc w:val="center"/>
                                <w:textDirection w:val="btLr"/>
                              </w:pPr>
                            </w:p>
                          </w:txbxContent>
                        </v:textbox>
                      </v:rect>
                      <v:shape id="Forma libre: forma 80" o:spid="_x0000_s1093" style="position:absolute;left:5214;top:7196;width:2697;height:2955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" adj="-11796480,,5400" path="m,120000r60000,l60000,r60000,e" filled="f" strokecolor="#345a99"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6AD70990" w14:textId="77777777" w:rsidR="00F802DC" w:rsidRDefault="00F802DC">
                              <w:pPr>
                                <w:spacing w:line="240" w:lineRule="auto"/>
                                <w:textDirection w:val="btLr"/>
                              </w:pPr>
                            </w:p>
                          </w:txbxContent>
                        </v:textbox>
                      </v:shape>
                      <v:rect id="Rectángulo 81" o:spid="_x0000_s1094" style="position:absolute;left:5820;top:21229;width:1484;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" filled="f" stroked="f">
                        <v:textbox inset="1pt,0,1pt,0">
                          <w:txbxContent>
                            <w:p w14:paraId="7F2388DF" w14:textId="77777777" w:rsidR="00F802DC" w:rsidRDefault="00F802DC">
                              <w:pPr>
                                <w:spacing w:line="215" w:lineRule="auto"/>
                                <w:jc w:val="center"/>
                                <w:textDirection w:val="btLr"/>
                              </w:pPr>
                            </w:p>
                          </w:txbxContent>
                        </v:textbox>
                      </v:rect>
                      <v:shape id="Forma libre: forma 82" o:spid="_x0000_s1095" style="position:absolute;left:5214;top:2056;width:2697;height:3469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" adj="-11796480,,5400" path="m,120000r60000,l60000,r60000,e" filled="f" strokecolor="#345a99" strokeweight="1pt">
                        <v:stroke startarrowwidth="narrow" startarrowlength="short" endarrowwidth="narrow" endarrowlength="short" joinstyle="miter"/>
                        <v:formulas/>
                        <v:path arrowok="t" o:extrusionok="f" o:connecttype="custom" textboxrect="0,0,120000,120000"/>
                        <v:textbox inset="2.53958mm,2.53958mm,2.53958mm,2.53958mm">
                          <w:txbxContent>
                            <w:p w14:paraId="1A9D8A2D" w14:textId="77777777" w:rsidR="00F802DC" w:rsidRDefault="00F802DC">
                              <w:pPr>
                                <w:spacing w:line="240" w:lineRule="auto"/>
                                <w:textDirection w:val="btLr"/>
                              </w:pPr>
                            </w:p>
                          </w:txbxContent>
                        </v:textbox>
                      </v:shape>
                      <v:rect id="Rectángulo 83" o:spid="_x0000_s1096" style="position:absolute;left:5692;top:18531;width:1740;height:1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" filled="f" stroked="f">
                        <v:textbox inset="1pt,0,1pt,0">
                          <w:txbxContent>
                            <w:p w14:paraId="3F4F74C5" w14:textId="77777777" w:rsidR="00F802DC" w:rsidRDefault="00F802DC">
                              <w:pPr>
                                <w:spacing w:line="215" w:lineRule="auto"/>
                                <w:jc w:val="center"/>
                                <w:textDirection w:val="btLr"/>
                              </w:pPr>
                            </w:p>
                          </w:txbxContent>
                        </v:textbox>
                      </v:rect>
                      <v:rect id="Rectángulo 84" o:spid="_x0000_s1097" style="position:absolute;left:-7662;top:34691;width:21639;height:41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" fillcolor="#4372c3" strokecolor="white [3201]" strokeweight="1pt">
                        <v:stroke startarrowwidth="narrow" startarrowlength="short" endarrowwidth="narrow" endarrowlength="short"/>
                        <v:textbox inset="2.53958mm,2.53958mm,2.53958mm,2.53958mm">
                          <w:txbxContent>
                            <w:p w14:paraId="490DF1CB" w14:textId="77777777" w:rsidR="00F802DC" w:rsidRDefault="00F802DC">
                              <w:pPr>
                                <w:spacing w:line="240" w:lineRule="auto"/>
                                <w:textDirection w:val="btLr"/>
                              </w:pPr>
                            </w:p>
                          </w:txbxContent>
                        </v:textbox>
                      </v:rect>
                      <v:rect id="Rectángulo 85" o:spid="_x0000_s1098" style="position:absolute;left:-7662;top:34691;width:21639;height:41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" filled="f" stroked="f">
                        <v:textbox inset=".24653mm,.24653mm,.24653mm,.24653mm">
                          <w:txbxContent>
                            <w:p w14:paraId="15D37C3B" w14:textId="77777777" w:rsidR="00F802DC" w:rsidRDefault="0046407F">
                              <w:pPr>
                                <w:spacing w:line="215" w:lineRule="auto"/>
                                <w:jc w:val="center"/>
                                <w:textDirection w:val="btLr"/>
                              </w:pPr>
                              <w:r>
                                <w:rPr>
                                  <w:rFonts w:ascii="Calibri" w:eastAsia="Calibri" w:hAnsi="Calibri" w:cs="Calibri"/>
                                  <w:color w:val="000000"/>
                                  <w:sz w:val="28"/>
                                </w:rPr>
                                <w:t>Proceso de ventas. Juego de suerte y azar</w:t>
                              </w:r>
                            </w:p>
                          </w:txbxContent>
                        </v:textbox>
                      </v:rect>
                      <v:rect id="Rectángulo 86" o:spid="_x0000_s1099" style="position:absolute;left:7911;top:1;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" fillcolor="#4372c3" strokecolor="white [3201]" strokeweight="1pt">
                        <v:stroke startarrowwidth="narrow" startarrowlength="short" endarrowwidth="narrow" endarrowlength="short"/>
                        <v:textbox inset="2.53958mm,2.53958mm,2.53958mm,2.53958mm">
                          <w:txbxContent>
                            <w:p w14:paraId="1F6831AC" w14:textId="77777777" w:rsidR="00F802DC" w:rsidRDefault="00F802DC">
                              <w:pPr>
                                <w:spacing w:line="240" w:lineRule="auto"/>
                                <w:textDirection w:val="btLr"/>
                              </w:pPr>
                            </w:p>
                          </w:txbxContent>
                        </v:textbox>
                      </v:rect>
                      <v:rect id="Rectángulo 87" o:spid="_x0000_s1100" style="position:absolute;left:7911;top:1;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" filled="f" stroked="f">
                        <v:textbox inset=".24653mm,.24653mm,.24653mm,.24653mm">
                          <w:txbxContent>
                            <w:p w14:paraId="323C4D3C" w14:textId="77777777" w:rsidR="00F802DC" w:rsidRDefault="0046407F">
                              <w:pPr>
                                <w:spacing w:line="215" w:lineRule="auto"/>
                                <w:jc w:val="center"/>
                                <w:textDirection w:val="btLr"/>
                              </w:pPr>
                              <w:r>
                                <w:rPr>
                                  <w:rFonts w:ascii="Calibri" w:eastAsia="Calibri" w:hAnsi="Calibri" w:cs="Calibri"/>
                                  <w:color w:val="000000"/>
                                  <w:sz w:val="28"/>
                                </w:rPr>
                                <w:t>Proceso de la venta</w:t>
                              </w:r>
                            </w:p>
                          </w:txbxContent>
                        </v:textbox>
                      </v:rect>
                      <v:rect id="Rectángulo 88" o:spid="_x0000_s1101" style="position:absolute;left:7911;top:5140;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" fillcolor="#4372c3" strokecolor="white [3201]" strokeweight="1pt">
                        <v:stroke startarrowwidth="narrow" startarrowlength="short" endarrowwidth="narrow" endarrowlength="short"/>
                        <v:textbox inset="2.53958mm,2.53958mm,2.53958mm,2.53958mm">
                          <w:txbxContent>
                            <w:p w14:paraId="66259DC5" w14:textId="77777777" w:rsidR="00F802DC" w:rsidRDefault="00F802DC">
                              <w:pPr>
                                <w:spacing w:line="240" w:lineRule="auto"/>
                                <w:textDirection w:val="btLr"/>
                              </w:pPr>
                            </w:p>
                          </w:txbxContent>
                        </v:textbox>
                      </v:rect>
                      <v:rect id="Rectángulo 89" o:spid="_x0000_s1102" style="position:absolute;left:7911;top:5140;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" filled="f" stroked="f">
                        <v:textbox inset=".24653mm,.24653mm,.24653mm,.24653mm">
                          <w:txbxContent>
                            <w:p w14:paraId="02A3531C" w14:textId="77777777" w:rsidR="00F802DC" w:rsidRDefault="0046407F">
                              <w:pPr>
                                <w:spacing w:line="215" w:lineRule="auto"/>
                                <w:jc w:val="center"/>
                                <w:textDirection w:val="btLr"/>
                              </w:pPr>
                              <w:r>
                                <w:rPr>
                                  <w:rFonts w:ascii="Calibri" w:eastAsia="Calibri" w:hAnsi="Calibri" w:cs="Calibri"/>
                                  <w:color w:val="000000"/>
                                  <w:sz w:val="28"/>
                                </w:rPr>
                                <w:t>Protocolo de la venta</w:t>
                              </w:r>
                            </w:p>
                          </w:txbxContent>
                        </v:textbox>
                      </v:rect>
                      <v:rect id="Rectángulo 90" o:spid="_x0000_s1103" style="position:absolute;left:24093;top:5140;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" fillcolor="#4372c3" strokecolor="white [3201]" strokeweight="1pt">
                        <v:stroke startarrowwidth="narrow" startarrowlength="short" endarrowwidth="narrow" endarrowlength="short"/>
                        <v:textbox inset="2.53958mm,2.53958mm,2.53958mm,2.53958mm">
                          <w:txbxContent>
                            <w:p w14:paraId="1DFFC1FA" w14:textId="77777777" w:rsidR="00F802DC" w:rsidRDefault="00F802DC">
                              <w:pPr>
                                <w:spacing w:line="240" w:lineRule="auto"/>
                                <w:textDirection w:val="btLr"/>
                              </w:pPr>
                            </w:p>
                          </w:txbxContent>
                        </v:textbox>
                      </v:rect>
                      <v:rect id="Rectángulo 91" o:spid="_x0000_s1104" style="position:absolute;left:24093;top:5140;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" filled="f" stroked="f">
                        <v:textbox inset=".24653mm,.24653mm,.24653mm,.24653mm">
                          <w:txbxContent>
                            <w:p w14:paraId="060532A8" w14:textId="4B85DBA8" w:rsidR="00F802DC" w:rsidRDefault="0046407F">
                              <w:pPr>
                                <w:spacing w:line="215" w:lineRule="auto"/>
                                <w:jc w:val="center"/>
                                <w:textDirection w:val="btLr"/>
                              </w:pPr>
                              <w:r>
                                <w:rPr>
                                  <w:rFonts w:ascii="Calibri" w:eastAsia="Calibri" w:hAnsi="Calibri" w:cs="Calibri"/>
                                  <w:color w:val="000000"/>
                                  <w:sz w:val="28"/>
                                </w:rPr>
                                <w:t>Nueve pasos para</w:t>
                              </w:r>
                              <w:ins w:id="361" w:author="JULIA ISABEL ROBERTO" w:date="2022-05-19T18:19:00Z">
                                <w:r w:rsidR="00021155">
                                  <w:rPr>
                                    <w:rFonts w:ascii="Calibri" w:eastAsia="Calibri" w:hAnsi="Calibri" w:cs="Calibri"/>
                                    <w:color w:val="000000"/>
                                    <w:sz w:val="28"/>
                                  </w:rPr>
                                  <w:t xml:space="preserve"> </w:t>
                                </w:r>
                              </w:ins>
                              <w:del w:id="362" w:author="JULIA ISABEL ROBERTO" w:date="2022-05-19T18:19:00Z">
                                <w:r w:rsidDel="00021155">
                                  <w:rPr>
                                    <w:rFonts w:ascii="Calibri" w:eastAsia="Calibri" w:hAnsi="Calibri" w:cs="Calibri"/>
                                    <w:color w:val="000000"/>
                                    <w:sz w:val="28"/>
                                  </w:rPr>
                                  <w:delText xml:space="preserve"> </w:delText>
                                </w:r>
                              </w:del>
                              <w:r>
                                <w:rPr>
                                  <w:rFonts w:ascii="Calibri" w:eastAsia="Calibri" w:hAnsi="Calibri" w:cs="Calibri"/>
                                  <w:color w:val="000000"/>
                                  <w:sz w:val="28"/>
                                </w:rPr>
                                <w:t>la venta efectiva</w:t>
                              </w:r>
                            </w:p>
                          </w:txbxContent>
                        </v:textbox>
                      </v:rect>
                      <v:rect id="Rectángulo 92" o:spid="_x0000_s1105" style="position:absolute;left:7911;top:17988;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" fillcolor="#4372c3" strokecolor="white [3201]" strokeweight="1pt">
                        <v:stroke startarrowwidth="narrow" startarrowlength="short" endarrowwidth="narrow" endarrowlength="short"/>
                        <v:textbox inset="2.53958mm,2.53958mm,2.53958mm,2.53958mm">
                          <w:txbxContent>
                            <w:p w14:paraId="1597CCCD" w14:textId="77777777" w:rsidR="00F802DC" w:rsidRDefault="00F802DC">
                              <w:pPr>
                                <w:spacing w:line="240" w:lineRule="auto"/>
                                <w:textDirection w:val="btLr"/>
                              </w:pPr>
                            </w:p>
                          </w:txbxContent>
                        </v:textbox>
                      </v:rect>
                      <v:rect id="Rectángulo 93" o:spid="_x0000_s1106" style="position:absolute;left:7911;top:17988;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" filled="f" stroked="f">
                        <v:textbox inset=".24653mm,.24653mm,.24653mm,.24653mm">
                          <w:txbxContent>
                            <w:p w14:paraId="31DE4213" w14:textId="77777777" w:rsidR="00F802DC" w:rsidRDefault="0046407F">
                              <w:pPr>
                                <w:spacing w:line="215" w:lineRule="auto"/>
                                <w:jc w:val="center"/>
                                <w:textDirection w:val="btLr"/>
                              </w:pPr>
                              <w:r>
                                <w:rPr>
                                  <w:rFonts w:ascii="Calibri" w:eastAsia="Calibri" w:hAnsi="Calibri" w:cs="Calibri"/>
                                  <w:color w:val="000000"/>
                                  <w:sz w:val="28"/>
                                </w:rPr>
                                <w:t>Fidelización</w:t>
                              </w:r>
                            </w:p>
                          </w:txbxContent>
                        </v:textbox>
                      </v:rect>
                      <v:rect id="Rectángulo 94" o:spid="_x0000_s1107" style="position:absolute;left:24093;top:17988;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" fillcolor="#4372c3" strokecolor="white [3201]" strokeweight="1pt">
                        <v:stroke startarrowwidth="narrow" startarrowlength="short" endarrowwidth="narrow" endarrowlength="short"/>
                        <v:textbox inset="2.53958mm,2.53958mm,2.53958mm,2.53958mm">
                          <w:txbxContent>
                            <w:p w14:paraId="27B087E7" w14:textId="77777777" w:rsidR="00F802DC" w:rsidRDefault="00F802DC">
                              <w:pPr>
                                <w:spacing w:line="240" w:lineRule="auto"/>
                                <w:textDirection w:val="btLr"/>
                              </w:pPr>
                            </w:p>
                          </w:txbxContent>
                        </v:textbox>
                      </v:rect>
                      <v:rect id="Rectángulo 95" o:spid="_x0000_s1108" style="position:absolute;left:24093;top:17988;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" filled="f" stroked="f">
                        <v:textbox inset=".24653mm,.24653mm,.24653mm,.24653mm">
                          <w:txbxContent>
                            <w:p w14:paraId="36930F72" w14:textId="77777777" w:rsidR="00F802DC" w:rsidRDefault="0046407F">
                              <w:pPr>
                                <w:spacing w:line="215" w:lineRule="auto"/>
                                <w:jc w:val="center"/>
                                <w:textDirection w:val="btLr"/>
                              </w:pPr>
                              <w:r>
                                <w:rPr>
                                  <w:rFonts w:ascii="Calibri" w:eastAsia="Calibri" w:hAnsi="Calibri" w:cs="Calibri"/>
                                  <w:color w:val="000000"/>
                                  <w:sz w:val="28"/>
                                </w:rPr>
                                <w:t>Gestión de quejas y reclamos</w:t>
                              </w:r>
                            </w:p>
                          </w:txbxContent>
                        </v:textbox>
                      </v:rect>
                      <v:rect id="Rectángulo 96" o:spid="_x0000_s1109" style="position:absolute;left:40275;top:10279;width:13486;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" fillcolor="#4372c3" strokecolor="white [3201]" strokeweight="1pt">
                        <v:stroke startarrowwidth="narrow" startarrowlength="short" endarrowwidth="narrow" endarrowlength="short"/>
                        <v:textbox inset="2.53958mm,2.53958mm,2.53958mm,2.53958mm">
                          <w:txbxContent>
                            <w:p w14:paraId="036DA91D" w14:textId="77777777" w:rsidR="00F802DC" w:rsidRDefault="00F802DC">
                              <w:pPr>
                                <w:spacing w:line="240" w:lineRule="auto"/>
                                <w:textDirection w:val="btLr"/>
                              </w:pPr>
                            </w:p>
                          </w:txbxContent>
                        </v:textbox>
                      </v:rect>
                      <v:rect id="Rectángulo 97" o:spid="_x0000_s1110" style="position:absolute;left:40275;top:10279;width:13486;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" filled="f" stroked="f">
                        <v:textbox inset=".24653mm,.24653mm,.24653mm,.24653mm">
                          <w:txbxContent>
                            <w:p w14:paraId="7BFD2984" w14:textId="77777777" w:rsidR="00F802DC" w:rsidRDefault="0046407F">
                              <w:pPr>
                                <w:spacing w:line="215" w:lineRule="auto"/>
                                <w:jc w:val="center"/>
                                <w:textDirection w:val="btLr"/>
                              </w:pPr>
                              <w:r>
                                <w:rPr>
                                  <w:rFonts w:ascii="Calibri" w:eastAsia="Calibri" w:hAnsi="Calibri" w:cs="Calibri"/>
                                  <w:color w:val="000000"/>
                                  <w:sz w:val="28"/>
                                </w:rPr>
                                <w:t>Recepción de quejas</w:t>
                              </w:r>
                            </w:p>
                          </w:txbxContent>
                        </v:textbox>
                      </v:rect>
                      <v:rect id="Rectángulo 98" o:spid="_x0000_s1111" style="position:absolute;left:40275;top:15418;width:13486;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" fillcolor="#4372c3" strokecolor="white [3201]" strokeweight="1pt">
                        <v:stroke startarrowwidth="narrow" startarrowlength="short" endarrowwidth="narrow" endarrowlength="short"/>
                        <v:textbox inset="2.53958mm,2.53958mm,2.53958mm,2.53958mm">
                          <w:txbxContent>
                            <w:p w14:paraId="1C6FFECD" w14:textId="77777777" w:rsidR="00F802DC" w:rsidRDefault="00F802DC">
                              <w:pPr>
                                <w:spacing w:line="240" w:lineRule="auto"/>
                                <w:textDirection w:val="btLr"/>
                              </w:pPr>
                            </w:p>
                          </w:txbxContent>
                        </v:textbox>
                      </v:rect>
                      <v:rect id="Rectángulo 99" o:spid="_x0000_s1112" style="position:absolute;left:40275;top:15418;width:13486;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" filled="f" stroked="f">
                        <v:textbox inset=".24653mm,.24653mm,.24653mm,.24653mm">
                          <w:txbxContent>
                            <w:p w14:paraId="734C5A32" w14:textId="77777777" w:rsidR="00F802DC" w:rsidRDefault="0046407F">
                              <w:pPr>
                                <w:spacing w:line="215" w:lineRule="auto"/>
                                <w:jc w:val="center"/>
                                <w:textDirection w:val="btLr"/>
                              </w:pPr>
                              <w:r>
                                <w:rPr>
                                  <w:rFonts w:ascii="Calibri" w:eastAsia="Calibri" w:hAnsi="Calibri" w:cs="Calibri"/>
                                  <w:color w:val="000000"/>
                                  <w:sz w:val="28"/>
                                </w:rPr>
                                <w:t>Toma de acciones correctivas</w:t>
                              </w:r>
                            </w:p>
                          </w:txbxContent>
                        </v:textbox>
                      </v:rect>
                      <v:rect id="Rectángulo 100" o:spid="_x0000_s1113" style="position:absolute;left:40275;top:20558;width:13486;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" fillcolor="#4372c3" strokecolor="white [3201]" strokeweight="1pt">
                        <v:stroke startarrowwidth="narrow" startarrowlength="short" endarrowwidth="narrow" endarrowlength="short"/>
                        <v:textbox inset="2.53958mm,2.53958mm,2.53958mm,2.53958mm">
                          <w:txbxContent>
                            <w:p w14:paraId="4791820D" w14:textId="77777777" w:rsidR="00F802DC" w:rsidRDefault="00F802DC">
                              <w:pPr>
                                <w:spacing w:line="240" w:lineRule="auto"/>
                                <w:textDirection w:val="btLr"/>
                              </w:pPr>
                            </w:p>
                          </w:txbxContent>
                        </v:textbox>
                      </v:rect>
                      <v:rect id="Rectángulo 101" o:spid="_x0000_s1114" style="position:absolute;left:40275;top:20558;width:13486;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" filled="f" stroked="f">
                        <v:textbox inset=".24653mm,.24653mm,.24653mm,.24653mm">
                          <w:txbxContent>
                            <w:p w14:paraId="7894B26A" w14:textId="77777777" w:rsidR="00F802DC" w:rsidRDefault="0046407F">
                              <w:pPr>
                                <w:spacing w:line="215" w:lineRule="auto"/>
                                <w:jc w:val="center"/>
                                <w:textDirection w:val="btLr"/>
                              </w:pPr>
                              <w:r>
                                <w:rPr>
                                  <w:rFonts w:ascii="Calibri" w:eastAsia="Calibri" w:hAnsi="Calibri" w:cs="Calibri"/>
                                  <w:color w:val="000000"/>
                                  <w:sz w:val="28"/>
                                </w:rPr>
                                <w:t>Informar al cliente</w:t>
                              </w:r>
                            </w:p>
                          </w:txbxContent>
                        </v:textbox>
                      </v:rect>
                      <v:rect id="Rectángulo 102" o:spid="_x0000_s1115" style="position:absolute;left:40275;top:25697;width:13486;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" fillcolor="#4372c3" strokecolor="white [3201]" strokeweight="1pt">
                        <v:stroke startarrowwidth="narrow" startarrowlength="short" endarrowwidth="narrow" endarrowlength="short"/>
                        <v:textbox inset="2.53958mm,2.53958mm,2.53958mm,2.53958mm">
                          <w:txbxContent>
                            <w:p w14:paraId="7EDF18DE" w14:textId="77777777" w:rsidR="00F802DC" w:rsidRDefault="00F802DC">
                              <w:pPr>
                                <w:spacing w:line="240" w:lineRule="auto"/>
                                <w:textDirection w:val="btLr"/>
                              </w:pPr>
                            </w:p>
                          </w:txbxContent>
                        </v:textbox>
                      </v:rect>
                      <v:rect id="Rectángulo 103" o:spid="_x0000_s1116" style="position:absolute;left:40275;top:25697;width:13486;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" filled="f" stroked="f">
                        <v:textbox inset=".24653mm,.24653mm,.24653mm,.24653mm">
                          <w:txbxContent>
                            <w:p w14:paraId="1B110B1B" w14:textId="77777777" w:rsidR="00F802DC" w:rsidRDefault="0046407F">
                              <w:pPr>
                                <w:spacing w:line="215" w:lineRule="auto"/>
                                <w:jc w:val="center"/>
                                <w:textDirection w:val="btLr"/>
                              </w:pPr>
                              <w:r>
                                <w:rPr>
                                  <w:rFonts w:ascii="Calibri" w:eastAsia="Calibri" w:hAnsi="Calibri" w:cs="Calibri"/>
                                  <w:color w:val="000000"/>
                                  <w:sz w:val="28"/>
                                </w:rPr>
                                <w:t>Análisis de oportunidades</w:t>
                              </w:r>
                            </w:p>
                          </w:txbxContent>
                        </v:textbox>
                      </v:rect>
                      <v:rect id="Rectángulo 104" o:spid="_x0000_s1117" style="position:absolute;left:7911;top:28266;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" fillcolor="#4372c3" strokecolor="white [3201]" strokeweight="1pt">
                        <v:stroke startarrowwidth="narrow" startarrowlength="short" endarrowwidth="narrow" endarrowlength="short"/>
                        <v:textbox inset="2.53958mm,2.53958mm,2.53958mm,2.53958mm">
                          <w:txbxContent>
                            <w:p w14:paraId="728CEE19" w14:textId="77777777" w:rsidR="00F802DC" w:rsidRDefault="00F802DC">
                              <w:pPr>
                                <w:spacing w:line="240" w:lineRule="auto"/>
                                <w:textDirection w:val="btLr"/>
                              </w:pPr>
                            </w:p>
                          </w:txbxContent>
                        </v:textbox>
                      </v:rect>
                      <v:rect id="Rectángulo 105" o:spid="_x0000_s1118" style="position:absolute;left:7911;top:28266;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" filled="f" stroked="f">
                        <v:textbox inset=".24653mm,.24653mm,.24653mm,.24653mm">
                          <w:txbxContent>
                            <w:p w14:paraId="6EF8156F" w14:textId="77777777" w:rsidR="00F802DC" w:rsidRDefault="0046407F">
                              <w:pPr>
                                <w:spacing w:line="215" w:lineRule="auto"/>
                                <w:jc w:val="center"/>
                                <w:textDirection w:val="btLr"/>
                              </w:pPr>
                              <w:r>
                                <w:rPr>
                                  <w:rFonts w:ascii="Calibri" w:eastAsia="Calibri" w:hAnsi="Calibri" w:cs="Calibri"/>
                                  <w:color w:val="000000"/>
                                  <w:sz w:val="28"/>
                                </w:rPr>
                                <w:t>Estrategia de ventas</w:t>
                              </w:r>
                            </w:p>
                          </w:txbxContent>
                        </v:textbox>
                      </v:rect>
                      <v:rect id="Rectángulo 106" o:spid="_x0000_s1119" style="position:absolute;left:24093;top:23127;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" fillcolor="#4372c3" strokecolor="white [3201]" strokeweight="1pt">
                        <v:stroke startarrowwidth="narrow" startarrowlength="short" endarrowwidth="narrow" endarrowlength="short"/>
                        <v:textbox inset="2.53958mm,2.53958mm,2.53958mm,2.53958mm">
                          <w:txbxContent>
                            <w:p w14:paraId="48DEB65D" w14:textId="77777777" w:rsidR="00F802DC" w:rsidRDefault="00F802DC">
                              <w:pPr>
                                <w:spacing w:line="240" w:lineRule="auto"/>
                                <w:textDirection w:val="btLr"/>
                              </w:pPr>
                            </w:p>
                          </w:txbxContent>
                        </v:textbox>
                      </v:rect>
                      <v:rect id="Rectángulo 107" o:spid="_x0000_s1120" style="position:absolute;left:24093;top:23127;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" filled="f" stroked="f">
                        <v:textbox inset=".24653mm,.24653mm,.24653mm,.24653mm">
                          <w:txbxContent>
                            <w:p w14:paraId="6DAC7496" w14:textId="77777777" w:rsidR="00F802DC" w:rsidRDefault="0046407F">
                              <w:pPr>
                                <w:spacing w:line="215" w:lineRule="auto"/>
                                <w:jc w:val="center"/>
                                <w:textDirection w:val="btLr"/>
                              </w:pPr>
                              <w:r>
                                <w:rPr>
                                  <w:rFonts w:ascii="Calibri" w:eastAsia="Calibri" w:hAnsi="Calibri" w:cs="Calibri"/>
                                  <w:color w:val="000000"/>
                                  <w:sz w:val="28"/>
                                </w:rPr>
                                <w:t>Insumos para la estrategia</w:t>
                              </w:r>
                            </w:p>
                          </w:txbxContent>
                        </v:textbox>
                      </v:rect>
                      <v:rect id="Rectángulo 108" o:spid="_x0000_s1121" style="position:absolute;left:24093;top:28266;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" fillcolor="#4372c3" strokecolor="white [3201]" strokeweight="1pt">
                        <v:stroke startarrowwidth="narrow" startarrowlength="short" endarrowwidth="narrow" endarrowlength="short"/>
                        <v:textbox inset="2.53958mm,2.53958mm,2.53958mm,2.53958mm">
                          <w:txbxContent>
                            <w:p w14:paraId="647F92C8" w14:textId="77777777" w:rsidR="00F802DC" w:rsidRDefault="00F802DC">
                              <w:pPr>
                                <w:spacing w:line="240" w:lineRule="auto"/>
                                <w:textDirection w:val="btLr"/>
                              </w:pPr>
                            </w:p>
                          </w:txbxContent>
                        </v:textbox>
                      </v:rect>
                      <v:rect id="Rectángulo 109" o:spid="_x0000_s1122" style="position:absolute;left:24093;top:28266;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" filled="f" stroked="f">
                        <v:textbox inset=".24653mm,.24653mm,.24653mm,.24653mm">
                          <w:txbxContent>
                            <w:p w14:paraId="1A9F3EB1" w14:textId="77777777" w:rsidR="00F802DC" w:rsidRDefault="0046407F">
                              <w:pPr>
                                <w:spacing w:line="215" w:lineRule="auto"/>
                                <w:jc w:val="center"/>
                                <w:textDirection w:val="btLr"/>
                              </w:pPr>
                              <w:r>
                                <w:rPr>
                                  <w:rFonts w:ascii="Calibri" w:eastAsia="Calibri" w:hAnsi="Calibri" w:cs="Calibri"/>
                                  <w:color w:val="000000"/>
                                  <w:sz w:val="28"/>
                                </w:rPr>
                                <w:t>Estructura</w:t>
                              </w:r>
                            </w:p>
                          </w:txbxContent>
                        </v:textbox>
                      </v:rect>
                      <v:rect id="Rectángulo 110" o:spid="_x0000_s1123" style="position:absolute;left:24093;top:33406;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" fillcolor="#4372c3" strokecolor="white [3201]" strokeweight="1pt">
                        <v:stroke startarrowwidth="narrow" startarrowlength="short" endarrowwidth="narrow" endarrowlength="short"/>
                        <v:textbox inset="2.53958mm,2.53958mm,2.53958mm,2.53958mm">
                          <w:txbxContent>
                            <w:p w14:paraId="78203189" w14:textId="77777777" w:rsidR="00F802DC" w:rsidRDefault="00F802DC">
                              <w:pPr>
                                <w:spacing w:line="240" w:lineRule="auto"/>
                                <w:textDirection w:val="btLr"/>
                              </w:pPr>
                            </w:p>
                          </w:txbxContent>
                        </v:textbox>
                      </v:rect>
                      <v:rect id="Rectángulo 111" o:spid="_x0000_s1124" style="position:absolute;left:23796;top:32747;width:14630;height:5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" filled="f" stroked="f">
                        <v:textbox inset=".24653mm,.24653mm,.24653mm,.24653mm">
                          <w:txbxContent>
                            <w:p w14:paraId="068A6450" w14:textId="77777777" w:rsidR="00F802DC" w:rsidRDefault="0046407F">
                              <w:pPr>
                                <w:spacing w:line="215" w:lineRule="auto"/>
                                <w:jc w:val="center"/>
                                <w:textDirection w:val="btLr"/>
                              </w:pPr>
                              <w:r>
                                <w:rPr>
                                  <w:rFonts w:ascii="Calibri" w:eastAsia="Calibri" w:hAnsi="Calibri" w:cs="Calibri"/>
                                  <w:color w:val="000000"/>
                                  <w:sz w:val="28"/>
                                </w:rPr>
                                <w:t>Claves para definir la estrategia</w:t>
                              </w:r>
                            </w:p>
                          </w:txbxContent>
                        </v:textbox>
                      </v:rect>
                      <v:rect id="Rectángulo 112" o:spid="_x0000_s1125" style="position:absolute;left:7911;top:41114;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" fillcolor="#4372c3" strokecolor="white [3201]" strokeweight="1pt">
                        <v:stroke startarrowwidth="narrow" startarrowlength="short" endarrowwidth="narrow" endarrowlength="short"/>
                        <v:textbox inset="2.53958mm,2.53958mm,2.53958mm,2.53958mm">
                          <w:txbxContent>
                            <w:p w14:paraId="32E60184" w14:textId="77777777" w:rsidR="00F802DC" w:rsidRDefault="00F802DC">
                              <w:pPr>
                                <w:spacing w:line="240" w:lineRule="auto"/>
                                <w:textDirection w:val="btLr"/>
                              </w:pPr>
                            </w:p>
                          </w:txbxContent>
                        </v:textbox>
                      </v:rect>
                      <v:rect id="Rectángulo 113" o:spid="_x0000_s1126" style="position:absolute;left:7911;top:41114;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" filled="f" stroked="f">
                        <v:textbox inset=".24653mm,.24653mm,.24653mm,.24653mm">
                          <w:txbxContent>
                            <w:p w14:paraId="7622D79A" w14:textId="77777777" w:rsidR="00F802DC" w:rsidRDefault="0046407F">
                              <w:pPr>
                                <w:spacing w:line="215" w:lineRule="auto"/>
                                <w:jc w:val="center"/>
                                <w:textDirection w:val="btLr"/>
                              </w:pPr>
                              <w:r>
                                <w:rPr>
                                  <w:rFonts w:ascii="Calibri" w:eastAsia="Calibri" w:hAnsi="Calibri" w:cs="Calibri"/>
                                  <w:color w:val="000000"/>
                                  <w:sz w:val="28"/>
                                </w:rPr>
                                <w:t xml:space="preserve">Ventas </w:t>
                              </w:r>
                              <w:r w:rsidRPr="00D20FDB">
                                <w:rPr>
                                  <w:rFonts w:ascii="Calibri" w:eastAsia="Calibri" w:hAnsi="Calibri" w:cs="Calibri"/>
                                  <w:i/>
                                  <w:iCs/>
                                  <w:color w:val="000000"/>
                                  <w:sz w:val="28"/>
                                  <w:rPrChange w:id="363" w:author="JULIA ISABEL ROBERTO" w:date="2022-05-19T18:20:00Z">
                                    <w:rPr>
                                      <w:rFonts w:ascii="Calibri" w:eastAsia="Calibri" w:hAnsi="Calibri" w:cs="Calibri"/>
                                      <w:color w:val="000000"/>
                                      <w:sz w:val="28"/>
                                    </w:rPr>
                                  </w:rPrChange>
                                </w:rPr>
                                <w:t>online</w:t>
                              </w:r>
                            </w:p>
                          </w:txbxContent>
                        </v:textbox>
                      </v:rect>
                      <v:rect id="Rectángulo 114" o:spid="_x0000_s1127" style="position:absolute;left:24093;top:38545;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" fillcolor="#4372c3" strokecolor="white [3201]" strokeweight="1pt">
                        <v:stroke startarrowwidth="narrow" startarrowlength="short" endarrowwidth="narrow" endarrowlength="short"/>
                        <v:textbox inset="2.53958mm,2.53958mm,2.53958mm,2.53958mm">
                          <w:txbxContent>
                            <w:p w14:paraId="773F5A54" w14:textId="77777777" w:rsidR="00F802DC" w:rsidRDefault="00F802DC">
                              <w:pPr>
                                <w:spacing w:line="240" w:lineRule="auto"/>
                                <w:textDirection w:val="btLr"/>
                              </w:pPr>
                            </w:p>
                          </w:txbxContent>
                        </v:textbox>
                      </v:rect>
                      <v:rect id="Rectángulo 115" o:spid="_x0000_s1128" style="position:absolute;left:24093;top:38545;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" filled="f" stroked="f">
                        <v:textbox inset=".24653mm,.24653mm,.24653mm,.24653mm">
                          <w:txbxContent>
                            <w:p w14:paraId="7949C5EE" w14:textId="77777777" w:rsidR="00F802DC" w:rsidRDefault="0046407F">
                              <w:pPr>
                                <w:spacing w:line="215" w:lineRule="auto"/>
                                <w:jc w:val="center"/>
                                <w:textDirection w:val="btLr"/>
                              </w:pPr>
                              <w:r>
                                <w:rPr>
                                  <w:rFonts w:ascii="Calibri" w:eastAsia="Calibri" w:hAnsi="Calibri" w:cs="Calibri"/>
                                  <w:color w:val="000000"/>
                                  <w:sz w:val="28"/>
                                </w:rPr>
                                <w:t>Aplicabilidad</w:t>
                              </w:r>
                            </w:p>
                          </w:txbxContent>
                        </v:textbox>
                      </v:rect>
                      <v:rect id="Rectángulo 116" o:spid="_x0000_s1129" style="position:absolute;left:24093;top:43684;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" fillcolor="#4372c3" strokecolor="white [3201]" strokeweight="1pt">
                        <v:stroke startarrowwidth="narrow" startarrowlength="short" endarrowwidth="narrow" endarrowlength="short"/>
                        <v:textbox inset="2.53958mm,2.53958mm,2.53958mm,2.53958mm">
                          <w:txbxContent>
                            <w:p w14:paraId="4ABAF5C8" w14:textId="77777777" w:rsidR="00F802DC" w:rsidRDefault="00F802DC">
                              <w:pPr>
                                <w:spacing w:line="240" w:lineRule="auto"/>
                                <w:textDirection w:val="btLr"/>
                              </w:pPr>
                            </w:p>
                          </w:txbxContent>
                        </v:textbox>
                      </v:rect>
                      <v:rect id="Rectángulo 117" o:spid="_x0000_s1130" style="position:absolute;left:24093;top:43684;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" filled="f" stroked="f">
                        <v:textbox inset=".24653mm,.24653mm,.24653mm,.24653mm">
                          <w:txbxContent>
                            <w:p w14:paraId="20383260" w14:textId="77777777" w:rsidR="00F802DC" w:rsidRDefault="0046407F">
                              <w:pPr>
                                <w:spacing w:line="215" w:lineRule="auto"/>
                                <w:jc w:val="center"/>
                                <w:textDirection w:val="btLr"/>
                              </w:pPr>
                              <w:r>
                                <w:rPr>
                                  <w:rFonts w:ascii="Calibri" w:eastAsia="Calibri" w:hAnsi="Calibri" w:cs="Calibri"/>
                                  <w:color w:val="000000"/>
                                  <w:sz w:val="28"/>
                                </w:rPr>
                                <w:t>Adaptación al futuro</w:t>
                              </w:r>
                            </w:p>
                          </w:txbxContent>
                        </v:textbox>
                      </v:rect>
                      <v:rect id="Rectángulo 118" o:spid="_x0000_s1131" style="position:absolute;left:7911;top:51393;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" fillcolor="#4372c3" strokecolor="white [3201]" strokeweight="1pt">
                        <v:stroke startarrowwidth="narrow" startarrowlength="short" endarrowwidth="narrow" endarrowlength="short"/>
                        <v:textbox inset="2.53958mm,2.53958mm,2.53958mm,2.53958mm">
                          <w:txbxContent>
                            <w:p w14:paraId="3D1BD4AA" w14:textId="77777777" w:rsidR="00F802DC" w:rsidRDefault="00F802DC">
                              <w:pPr>
                                <w:spacing w:line="240" w:lineRule="auto"/>
                                <w:textDirection w:val="btLr"/>
                              </w:pPr>
                            </w:p>
                          </w:txbxContent>
                        </v:textbox>
                      </v:rect>
                      <v:rect id="Rectángulo 119" o:spid="_x0000_s1132" style="position:absolute;left:7911;top:51393;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" filled="f" stroked="f">
                        <v:textbox inset=".24653mm,.24653mm,.24653mm,.24653mm">
                          <w:txbxContent>
                            <w:p w14:paraId="7054B7A6" w14:textId="77777777" w:rsidR="00F802DC" w:rsidRDefault="0046407F">
                              <w:pPr>
                                <w:spacing w:line="215" w:lineRule="auto"/>
                                <w:jc w:val="center"/>
                                <w:textDirection w:val="btLr"/>
                              </w:pPr>
                              <w:r>
                                <w:rPr>
                                  <w:rFonts w:ascii="Calibri" w:eastAsia="Calibri" w:hAnsi="Calibri" w:cs="Calibri"/>
                                  <w:color w:val="000000"/>
                                  <w:sz w:val="28"/>
                                </w:rPr>
                                <w:t>Objeciones</w:t>
                              </w:r>
                            </w:p>
                          </w:txbxContent>
                        </v:textbox>
                      </v:rect>
                      <v:rect id="Rectángulo 120" o:spid="_x0000_s1133" style="position:absolute;left:24093;top:48823;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" fillcolor="#4372c3" strokecolor="white [3201]" strokeweight="1pt">
                        <v:stroke startarrowwidth="narrow" startarrowlength="short" endarrowwidth="narrow" endarrowlength="short"/>
                        <v:textbox inset="2.53958mm,2.53958mm,2.53958mm,2.53958mm">
                          <w:txbxContent>
                            <w:p w14:paraId="05936B6E" w14:textId="77777777" w:rsidR="00F802DC" w:rsidRDefault="00F802DC">
                              <w:pPr>
                                <w:spacing w:line="240" w:lineRule="auto"/>
                                <w:textDirection w:val="btLr"/>
                              </w:pPr>
                            </w:p>
                          </w:txbxContent>
                        </v:textbox>
                      </v:rect>
                      <v:rect id="Rectángulo 121" o:spid="_x0000_s1134" style="position:absolute;left:24093;top:48823;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" filled="f" stroked="f">
                        <v:textbox inset=".24653mm,.24653mm,.24653mm,.24653mm">
                          <w:txbxContent>
                            <w:p w14:paraId="013D77FF" w14:textId="77777777" w:rsidR="00F802DC" w:rsidRDefault="0046407F">
                              <w:pPr>
                                <w:spacing w:line="215" w:lineRule="auto"/>
                                <w:jc w:val="center"/>
                                <w:textDirection w:val="btLr"/>
                              </w:pPr>
                              <w:r>
                                <w:rPr>
                                  <w:rFonts w:ascii="Calibri" w:eastAsia="Calibri" w:hAnsi="Calibri" w:cs="Calibri"/>
                                  <w:color w:val="000000"/>
                                  <w:sz w:val="28"/>
                                </w:rPr>
                                <w:t>Razones de los clientes</w:t>
                              </w:r>
                            </w:p>
                          </w:txbxContent>
                        </v:textbox>
                      </v:rect>
                      <v:rect id="Rectángulo 122" o:spid="_x0000_s1135" style="position:absolute;left:24093;top:53963;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" fillcolor="#4372c3" strokecolor="white [3201]" strokeweight="1pt">
                        <v:stroke startarrowwidth="narrow" startarrowlength="short" endarrowwidth="narrow" endarrowlength="short"/>
                        <v:textbox inset="2.53958mm,2.53958mm,2.53958mm,2.53958mm">
                          <w:txbxContent>
                            <w:p w14:paraId="3059F1F5" w14:textId="77777777" w:rsidR="00F802DC" w:rsidRDefault="00F802DC">
                              <w:pPr>
                                <w:spacing w:line="240" w:lineRule="auto"/>
                                <w:textDirection w:val="btLr"/>
                              </w:pPr>
                            </w:p>
                          </w:txbxContent>
                        </v:textbox>
                      </v:rect>
                      <v:rect id="Rectángulo 123" o:spid="_x0000_s1136" style="position:absolute;left:24093;top:53963;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" filled="f" stroked="f">
                        <v:textbox inset=".24653mm,.24653mm,.24653mm,.24653mm">
                          <w:txbxContent>
                            <w:p w14:paraId="17813419" w14:textId="77777777" w:rsidR="00F802DC" w:rsidRDefault="0046407F">
                              <w:pPr>
                                <w:spacing w:line="215" w:lineRule="auto"/>
                                <w:jc w:val="center"/>
                                <w:textDirection w:val="btLr"/>
                              </w:pPr>
                              <w:r>
                                <w:rPr>
                                  <w:rFonts w:ascii="Calibri" w:eastAsia="Calibri" w:hAnsi="Calibri" w:cs="Calibri"/>
                                  <w:color w:val="000000"/>
                                  <w:sz w:val="28"/>
                                </w:rPr>
                                <w:t>Gestión de objeciones</w:t>
                              </w:r>
                            </w:p>
                          </w:txbxContent>
                        </v:textbox>
                      </v:rect>
                      <v:rect id="Rectángulo 124" o:spid="_x0000_s1137" style="position:absolute;left:7911;top:64241;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" fillcolor="#4372c3" strokecolor="white [3201]" strokeweight="1pt">
                        <v:stroke startarrowwidth="narrow" startarrowlength="short" endarrowwidth="narrow" endarrowlength="short"/>
                        <v:textbox inset="2.53958mm,2.53958mm,2.53958mm,2.53958mm">
                          <w:txbxContent>
                            <w:p w14:paraId="7CC4C499" w14:textId="77777777" w:rsidR="00F802DC" w:rsidRDefault="00F802DC">
                              <w:pPr>
                                <w:spacing w:line="240" w:lineRule="auto"/>
                                <w:textDirection w:val="btLr"/>
                              </w:pPr>
                            </w:p>
                          </w:txbxContent>
                        </v:textbox>
                      </v:rect>
                      <v:rect id="Rectángulo 125" o:spid="_x0000_s1138" style="position:absolute;left:7911;top:64241;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" filled="f" stroked="f">
                        <v:textbox inset=".24653mm,.24653mm,.24653mm,.24653mm">
                          <w:txbxContent>
                            <w:p w14:paraId="1AEFF6D0" w14:textId="77777777" w:rsidR="00F802DC" w:rsidRDefault="0046407F">
                              <w:pPr>
                                <w:spacing w:line="215" w:lineRule="auto"/>
                                <w:jc w:val="center"/>
                                <w:textDirection w:val="btLr"/>
                              </w:pPr>
                              <w:r>
                                <w:rPr>
                                  <w:rFonts w:ascii="Calibri" w:eastAsia="Calibri" w:hAnsi="Calibri" w:cs="Calibri"/>
                                  <w:color w:val="000000"/>
                                  <w:sz w:val="28"/>
                                </w:rPr>
                                <w:t>Cierre de la venta</w:t>
                              </w:r>
                            </w:p>
                          </w:txbxContent>
                        </v:textbox>
                      </v:rect>
                      <v:rect id="Rectángulo 126" o:spid="_x0000_s1139" style="position:absolute;left:24093;top:59102;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" fillcolor="#4372c3" strokecolor="white [3201]" strokeweight="1pt">
                        <v:stroke startarrowwidth="narrow" startarrowlength="short" endarrowwidth="narrow" endarrowlength="short"/>
                        <v:textbox inset="2.53958mm,2.53958mm,2.53958mm,2.53958mm">
                          <w:txbxContent>
                            <w:p w14:paraId="7758DDF5" w14:textId="77777777" w:rsidR="00F802DC" w:rsidRDefault="00F802DC">
                              <w:pPr>
                                <w:spacing w:line="240" w:lineRule="auto"/>
                                <w:textDirection w:val="btLr"/>
                              </w:pPr>
                            </w:p>
                          </w:txbxContent>
                        </v:textbox>
                      </v:rect>
                      <v:rect id="Rectángulo 127" o:spid="_x0000_s1140" style="position:absolute;left:24093;top:59102;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" filled="f" stroked="f">
                        <v:textbox inset=".24653mm,.24653mm,.24653mm,.24653mm">
                          <w:txbxContent>
                            <w:p w14:paraId="0DEB81D5" w14:textId="77777777" w:rsidR="00F802DC" w:rsidRDefault="0046407F">
                              <w:pPr>
                                <w:spacing w:line="215" w:lineRule="auto"/>
                                <w:jc w:val="center"/>
                                <w:textDirection w:val="btLr"/>
                              </w:pPr>
                              <w:r>
                                <w:rPr>
                                  <w:rFonts w:ascii="Calibri" w:eastAsia="Calibri" w:hAnsi="Calibri" w:cs="Calibri"/>
                                  <w:color w:val="000000"/>
                                  <w:sz w:val="28"/>
                                </w:rPr>
                                <w:t>Algunos errores</w:t>
                              </w:r>
                            </w:p>
                          </w:txbxContent>
                        </v:textbox>
                      </v:rect>
                      <v:rect id="Rectángulo 128" o:spid="_x0000_s1141" style="position:absolute;left:24093;top:64241;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" fillcolor="#4372c3" strokecolor="white [3201]" strokeweight="1pt">
                        <v:stroke startarrowwidth="narrow" startarrowlength="short" endarrowwidth="narrow" endarrowlength="short"/>
                        <v:textbox inset="2.53958mm,2.53958mm,2.53958mm,2.53958mm">
                          <w:txbxContent>
                            <w:p w14:paraId="30699222" w14:textId="77777777" w:rsidR="00F802DC" w:rsidRDefault="00F802DC">
                              <w:pPr>
                                <w:spacing w:line="240" w:lineRule="auto"/>
                                <w:textDirection w:val="btLr"/>
                              </w:pPr>
                            </w:p>
                          </w:txbxContent>
                        </v:textbox>
                      </v:rect>
                      <v:rect id="Rectángulo 129" o:spid="_x0000_s1142" style="position:absolute;left:24093;top:64241;width:13485;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" filled="f" stroked="f">
                        <v:textbox inset=".24653mm,.24653mm,.24653mm,.24653mm">
                          <w:txbxContent>
                            <w:p w14:paraId="0010DBDA" w14:textId="347FD313" w:rsidR="00F802DC" w:rsidRDefault="0046407F">
                              <w:pPr>
                                <w:spacing w:line="215" w:lineRule="auto"/>
                                <w:jc w:val="center"/>
                                <w:textDirection w:val="btLr"/>
                              </w:pPr>
                              <w:r>
                                <w:rPr>
                                  <w:rFonts w:ascii="Calibri" w:eastAsia="Calibri" w:hAnsi="Calibri" w:cs="Calibri"/>
                                  <w:color w:val="000000"/>
                                  <w:sz w:val="28"/>
                                </w:rPr>
                                <w:t xml:space="preserve">Prácticas para cerrar </w:t>
                              </w:r>
                              <w:ins w:id="364" w:author="JULIA ISABEL ROBERTO" w:date="2022-05-19T18:19:00Z">
                                <w:r w:rsidR="00D20FDB">
                                  <w:rPr>
                                    <w:rFonts w:ascii="Calibri" w:eastAsia="Calibri" w:hAnsi="Calibri" w:cs="Calibri"/>
                                    <w:color w:val="000000"/>
                                    <w:sz w:val="28"/>
                                  </w:rPr>
                                  <w:t xml:space="preserve">la </w:t>
                                </w:r>
                              </w:ins>
                              <w:r>
                                <w:rPr>
                                  <w:rFonts w:ascii="Calibri" w:eastAsia="Calibri" w:hAnsi="Calibri" w:cs="Calibri"/>
                                  <w:color w:val="000000"/>
                                  <w:sz w:val="28"/>
                                </w:rPr>
                                <w:t>venta</w:t>
                              </w:r>
                            </w:p>
                          </w:txbxContent>
                        </v:textbox>
                      </v:rect>
                      <v:rect id="Rectángulo 130" o:spid="_x0000_s1143" style="position:absolute;left:24093;top:69380;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" fillcolor="#4372c3" strokecolor="white [3201]" strokeweight="1pt">
                        <v:stroke startarrowwidth="narrow" startarrowlength="short" endarrowwidth="narrow" endarrowlength="short"/>
                        <v:textbox inset="2.53958mm,2.53958mm,2.53958mm,2.53958mm">
                          <w:txbxContent>
                            <w:p w14:paraId="5F9BA6E0" w14:textId="77777777" w:rsidR="00F802DC" w:rsidRDefault="00F802DC">
                              <w:pPr>
                                <w:spacing w:line="240" w:lineRule="auto"/>
                                <w:textDirection w:val="btLr"/>
                              </w:pPr>
                            </w:p>
                          </w:txbxContent>
                        </v:textbox>
                      </v:rect>
                      <v:rect id="Rectángulo 131" o:spid="_x0000_s1144" style="position:absolute;left:24093;top:69380;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" filled="f" stroked="f">
                        <v:textbox inset=".24653mm,.24653mm,.24653mm,.24653mm">
                          <w:txbxContent>
                            <w:p w14:paraId="17885D61" w14:textId="77777777" w:rsidR="00F802DC" w:rsidRDefault="0046407F">
                              <w:pPr>
                                <w:spacing w:line="215" w:lineRule="auto"/>
                                <w:jc w:val="center"/>
                                <w:textDirection w:val="btLr"/>
                              </w:pPr>
                              <w:r>
                                <w:rPr>
                                  <w:rFonts w:ascii="Calibri" w:eastAsia="Calibri" w:hAnsi="Calibri" w:cs="Calibri"/>
                                  <w:color w:val="000000"/>
                                  <w:sz w:val="28"/>
                                </w:rPr>
                                <w:t>Tipos de cierre</w:t>
                              </w:r>
                            </w:p>
                          </w:txbxContent>
                        </v:textbox>
                      </v:rect>
                      <v:rect id="Rectángulo 132" o:spid="_x0000_s1145" style="position:absolute;left:7911;top:69380;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" fillcolor="#4372c3" strokecolor="white [3201]" strokeweight="1pt">
                        <v:stroke startarrowwidth="narrow" startarrowlength="short" endarrowwidth="narrow" endarrowlength="short"/>
                        <v:textbox inset="2.53958mm,2.53958mm,2.53958mm,2.53958mm">
                          <w:txbxContent>
                            <w:p w14:paraId="63E1DD84" w14:textId="77777777" w:rsidR="00F802DC" w:rsidRDefault="00F802DC">
                              <w:pPr>
                                <w:spacing w:line="240" w:lineRule="auto"/>
                                <w:textDirection w:val="btLr"/>
                              </w:pPr>
                            </w:p>
                          </w:txbxContent>
                        </v:textbox>
                      </v:rect>
                      <v:rect id="Rectángulo 133" o:spid="_x0000_s1146" style="position:absolute;left:7911;top:69380;width:13485;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" filled="f" stroked="f">
                        <v:textbox inset=".24653mm,.24653mm,.24653mm,.24653mm">
                          <w:txbxContent>
                            <w:p w14:paraId="5DE67CFF" w14:textId="77777777" w:rsidR="00F802DC" w:rsidRDefault="0046407F">
                              <w:pPr>
                                <w:spacing w:line="215" w:lineRule="auto"/>
                                <w:jc w:val="center"/>
                                <w:textDirection w:val="btLr"/>
                              </w:pPr>
                              <w:r>
                                <w:rPr>
                                  <w:rFonts w:ascii="Calibri" w:eastAsia="Calibri" w:hAnsi="Calibri" w:cs="Calibri"/>
                                  <w:color w:val="000000"/>
                                  <w:sz w:val="28"/>
                                </w:rPr>
                                <w:t>Arqueo</w:t>
                              </w:r>
                            </w:p>
                          </w:txbxContent>
                        </v:textbox>
                      </v:rect>
                    </v:group>
                  </v:group>
                </v:group>
                <w10:anchorlock/>
              </v:group>
            </w:pict>
          </mc:Fallback>
        </mc:AlternateContent>
      </w:r>
    </w:p>
    <w:p w14:paraId="00000125" w14:textId="77777777" w:rsidR="00F802DC" w:rsidRDefault="00F802DC">
      <w:pPr>
        <w:jc w:val="both"/>
        <w:rPr>
          <w:sz w:val="20"/>
          <w:szCs w:val="20"/>
        </w:rPr>
      </w:pPr>
    </w:p>
    <w:p w14:paraId="00000126" w14:textId="77777777" w:rsidR="00F802DC" w:rsidRDefault="00F802DC">
      <w:pPr>
        <w:jc w:val="both"/>
        <w:rPr>
          <w:sz w:val="20"/>
          <w:szCs w:val="20"/>
        </w:rPr>
      </w:pPr>
    </w:p>
    <w:p w14:paraId="00000127" w14:textId="77777777" w:rsidR="00F802DC" w:rsidRDefault="0046407F" w:rsidP="007212B4">
      <w:pPr>
        <w:keepNext/>
        <w:keepLines/>
        <w:numPr>
          <w:ilvl w:val="0"/>
          <w:numId w:val="9"/>
        </w:numPr>
        <w:pBdr>
          <w:top w:val="nil"/>
          <w:left w:val="nil"/>
          <w:bottom w:val="nil"/>
          <w:right w:val="nil"/>
          <w:between w:val="nil"/>
        </w:pBdr>
        <w:spacing w:before="240"/>
        <w:ind w:left="426"/>
        <w:jc w:val="both"/>
        <w:rPr>
          <w:b/>
          <w:color w:val="000000"/>
          <w:sz w:val="20"/>
          <w:szCs w:val="20"/>
        </w:rPr>
        <w:pPrChange w:id="365" w:author="JULIA ISABEL ROBERTO" w:date="2022-05-19T15:22:00Z">
          <w:pPr>
            <w:keepNext/>
            <w:keepLines/>
            <w:numPr>
              <w:numId w:val="3"/>
            </w:numPr>
            <w:pBdr>
              <w:top w:val="nil"/>
              <w:left w:val="nil"/>
              <w:bottom w:val="nil"/>
              <w:right w:val="nil"/>
              <w:between w:val="nil"/>
            </w:pBdr>
            <w:spacing w:before="240"/>
            <w:ind w:left="426" w:hanging="360"/>
            <w:jc w:val="both"/>
          </w:pPr>
        </w:pPrChange>
      </w:pPr>
      <w:r>
        <w:rPr>
          <w:b/>
          <w:color w:val="000000"/>
          <w:sz w:val="20"/>
          <w:szCs w:val="20"/>
        </w:rPr>
        <w:lastRenderedPageBreak/>
        <w:t>ACTIVIDADES DIDÁCTICAS (En anexo)</w:t>
      </w:r>
    </w:p>
    <w:p w14:paraId="00000128" w14:textId="77777777" w:rsidR="00F802DC" w:rsidRDefault="00F802DC">
      <w:pPr>
        <w:ind w:left="426"/>
        <w:jc w:val="both"/>
        <w:rPr>
          <w:color w:val="7F7F7F"/>
          <w:sz w:val="20"/>
          <w:szCs w:val="20"/>
        </w:rPr>
      </w:pPr>
    </w:p>
    <w:tbl>
      <w:tblPr>
        <w:tblStyle w:val="affb"/>
        <w:tblW w:w="954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802DC" w14:paraId="6E562A7C" w14:textId="77777777">
        <w:trPr>
          <w:trHeight w:val="298"/>
        </w:trPr>
        <w:tc>
          <w:tcPr>
            <w:tcW w:w="9541" w:type="dxa"/>
            <w:gridSpan w:val="2"/>
            <w:shd w:val="clear" w:color="auto" w:fill="FAC896"/>
            <w:vAlign w:val="center"/>
          </w:tcPr>
          <w:p w14:paraId="00000129" w14:textId="30C9F5CD" w:rsidR="00F802DC" w:rsidRDefault="0046407F">
            <w:pPr>
              <w:jc w:val="center"/>
              <w:rPr>
                <w:color w:val="000000"/>
                <w:sz w:val="20"/>
                <w:szCs w:val="20"/>
              </w:rPr>
            </w:pPr>
            <w:r>
              <w:rPr>
                <w:color w:val="000000"/>
                <w:sz w:val="20"/>
                <w:szCs w:val="20"/>
              </w:rPr>
              <w:t xml:space="preserve">DESCRIPCIÓN DE </w:t>
            </w:r>
            <w:ins w:id="366" w:author="JULIA ISABEL ROBERTO" w:date="2022-05-19T18:21:00Z">
              <w:r w:rsidR="00F22F68">
                <w:rPr>
                  <w:color w:val="000000"/>
                  <w:sz w:val="20"/>
                  <w:szCs w:val="20"/>
                </w:rPr>
                <w:t xml:space="preserve">LA </w:t>
              </w:r>
            </w:ins>
            <w:r>
              <w:rPr>
                <w:color w:val="000000"/>
                <w:sz w:val="20"/>
                <w:szCs w:val="20"/>
              </w:rPr>
              <w:t>ACTIVIDAD DIDÁCTICA</w:t>
            </w:r>
          </w:p>
        </w:tc>
      </w:tr>
      <w:tr w:rsidR="00F802DC" w14:paraId="7AA8CDCE" w14:textId="77777777">
        <w:trPr>
          <w:trHeight w:val="806"/>
        </w:trPr>
        <w:tc>
          <w:tcPr>
            <w:tcW w:w="2835" w:type="dxa"/>
            <w:shd w:val="clear" w:color="auto" w:fill="FAC896"/>
            <w:vAlign w:val="center"/>
          </w:tcPr>
          <w:p w14:paraId="0000012B" w14:textId="133576ED" w:rsidR="00F802DC" w:rsidRDefault="0046407F">
            <w:pPr>
              <w:jc w:val="both"/>
              <w:rPr>
                <w:color w:val="000000"/>
                <w:sz w:val="20"/>
                <w:szCs w:val="20"/>
              </w:rPr>
            </w:pPr>
            <w:r>
              <w:rPr>
                <w:color w:val="000000"/>
                <w:sz w:val="20"/>
                <w:szCs w:val="20"/>
              </w:rPr>
              <w:t xml:space="preserve">Nombre de la </w:t>
            </w:r>
            <w:ins w:id="367" w:author="JULIA ISABEL ROBERTO" w:date="2022-05-19T18:21:00Z">
              <w:r w:rsidR="00DE01C9">
                <w:rPr>
                  <w:color w:val="000000"/>
                  <w:sz w:val="20"/>
                  <w:szCs w:val="20"/>
                </w:rPr>
                <w:t>a</w:t>
              </w:r>
            </w:ins>
            <w:del w:id="368" w:author="JULIA ISABEL ROBERTO" w:date="2022-05-19T18:21:00Z">
              <w:r w:rsidDel="00DE01C9">
                <w:rPr>
                  <w:color w:val="000000"/>
                  <w:sz w:val="20"/>
                  <w:szCs w:val="20"/>
                </w:rPr>
                <w:delText>A</w:delText>
              </w:r>
            </w:del>
            <w:r>
              <w:rPr>
                <w:color w:val="000000"/>
                <w:sz w:val="20"/>
                <w:szCs w:val="20"/>
              </w:rPr>
              <w:t>ctividad</w:t>
            </w:r>
          </w:p>
        </w:tc>
        <w:tc>
          <w:tcPr>
            <w:tcW w:w="6706" w:type="dxa"/>
            <w:shd w:val="clear" w:color="auto" w:fill="auto"/>
            <w:vAlign w:val="center"/>
          </w:tcPr>
          <w:p w14:paraId="0000012C" w14:textId="77777777" w:rsidR="00F802DC" w:rsidRDefault="0046407F">
            <w:pPr>
              <w:jc w:val="both"/>
              <w:rPr>
                <w:b w:val="0"/>
                <w:color w:val="000000"/>
                <w:sz w:val="20"/>
                <w:szCs w:val="20"/>
              </w:rPr>
            </w:pPr>
            <w:r>
              <w:rPr>
                <w:b w:val="0"/>
                <w:color w:val="000000"/>
                <w:sz w:val="20"/>
                <w:szCs w:val="20"/>
              </w:rPr>
              <w:t>Conocimiento sobre las mejores prácticas de venta</w:t>
            </w:r>
          </w:p>
        </w:tc>
      </w:tr>
      <w:tr w:rsidR="00F802DC" w14:paraId="38EC544B" w14:textId="77777777">
        <w:trPr>
          <w:trHeight w:val="806"/>
        </w:trPr>
        <w:tc>
          <w:tcPr>
            <w:tcW w:w="2835" w:type="dxa"/>
            <w:shd w:val="clear" w:color="auto" w:fill="FAC896"/>
            <w:vAlign w:val="center"/>
          </w:tcPr>
          <w:p w14:paraId="0000012D" w14:textId="77777777" w:rsidR="00F802DC" w:rsidRDefault="0046407F">
            <w:pPr>
              <w:jc w:val="both"/>
              <w:rPr>
                <w:color w:val="000000"/>
                <w:sz w:val="20"/>
                <w:szCs w:val="20"/>
              </w:rPr>
            </w:pPr>
            <w:r>
              <w:rPr>
                <w:color w:val="000000"/>
                <w:sz w:val="20"/>
                <w:szCs w:val="20"/>
              </w:rPr>
              <w:t>Objetivo de la actividad</w:t>
            </w:r>
          </w:p>
        </w:tc>
        <w:tc>
          <w:tcPr>
            <w:tcW w:w="6706" w:type="dxa"/>
            <w:shd w:val="clear" w:color="auto" w:fill="auto"/>
            <w:vAlign w:val="center"/>
          </w:tcPr>
          <w:p w14:paraId="0000012E" w14:textId="77777777" w:rsidR="00F802DC" w:rsidRDefault="0046407F">
            <w:pPr>
              <w:jc w:val="both"/>
              <w:rPr>
                <w:b w:val="0"/>
                <w:color w:val="000000"/>
                <w:sz w:val="20"/>
                <w:szCs w:val="20"/>
              </w:rPr>
            </w:pPr>
            <w:r>
              <w:rPr>
                <w:b w:val="0"/>
                <w:color w:val="000000"/>
                <w:sz w:val="20"/>
                <w:szCs w:val="20"/>
              </w:rPr>
              <w:t>Verificar conceptos generales para llevar a cabo una venta y un proceso de control efectivo y eficiente e incrementar las ventas de los vendedores.</w:t>
            </w:r>
          </w:p>
        </w:tc>
      </w:tr>
      <w:tr w:rsidR="00F802DC" w14:paraId="5D6A8FD8" w14:textId="77777777">
        <w:trPr>
          <w:trHeight w:val="806"/>
        </w:trPr>
        <w:tc>
          <w:tcPr>
            <w:tcW w:w="2835" w:type="dxa"/>
            <w:shd w:val="clear" w:color="auto" w:fill="FAC896"/>
            <w:vAlign w:val="center"/>
          </w:tcPr>
          <w:p w14:paraId="0000012F" w14:textId="77777777" w:rsidR="00F802DC" w:rsidRDefault="0046407F">
            <w:pPr>
              <w:jc w:val="both"/>
              <w:rPr>
                <w:color w:val="000000"/>
                <w:sz w:val="20"/>
                <w:szCs w:val="20"/>
              </w:rPr>
            </w:pPr>
            <w:r>
              <w:rPr>
                <w:color w:val="000000"/>
                <w:sz w:val="20"/>
                <w:szCs w:val="20"/>
              </w:rPr>
              <w:t>Tipo de actividad sugerida</w:t>
            </w:r>
          </w:p>
        </w:tc>
        <w:tc>
          <w:tcPr>
            <w:tcW w:w="6706" w:type="dxa"/>
            <w:shd w:val="clear" w:color="auto" w:fill="auto"/>
            <w:vAlign w:val="center"/>
          </w:tcPr>
          <w:p w14:paraId="00000130" w14:textId="77777777" w:rsidR="00F802DC" w:rsidRDefault="0046407F">
            <w:pPr>
              <w:jc w:val="both"/>
              <w:rPr>
                <w:b w:val="0"/>
                <w:color w:val="000000"/>
                <w:sz w:val="20"/>
                <w:szCs w:val="20"/>
              </w:rPr>
            </w:pPr>
            <w:r>
              <w:rPr>
                <w:b w:val="0"/>
                <w:color w:val="000000"/>
                <w:sz w:val="20"/>
                <w:szCs w:val="20"/>
              </w:rPr>
              <w:t>Arrastrar y soltar</w:t>
            </w:r>
          </w:p>
        </w:tc>
      </w:tr>
      <w:tr w:rsidR="00F802DC" w14:paraId="5C1D4010" w14:textId="77777777">
        <w:trPr>
          <w:trHeight w:val="806"/>
        </w:trPr>
        <w:tc>
          <w:tcPr>
            <w:tcW w:w="2835" w:type="dxa"/>
            <w:shd w:val="clear" w:color="auto" w:fill="FAC896"/>
            <w:vAlign w:val="center"/>
          </w:tcPr>
          <w:p w14:paraId="00000131" w14:textId="77777777" w:rsidR="00F802DC" w:rsidRDefault="0046407F">
            <w:pPr>
              <w:jc w:val="both"/>
              <w:rPr>
                <w:color w:val="000000"/>
                <w:sz w:val="20"/>
                <w:szCs w:val="20"/>
              </w:rPr>
            </w:pPr>
            <w:r>
              <w:rPr>
                <w:color w:val="000000"/>
                <w:sz w:val="20"/>
                <w:szCs w:val="20"/>
              </w:rPr>
              <w:t xml:space="preserve">Archivo de la actividad </w:t>
            </w:r>
          </w:p>
          <w:p w14:paraId="00000132" w14:textId="77777777" w:rsidR="00F802DC" w:rsidRDefault="0046407F">
            <w:pPr>
              <w:jc w:val="both"/>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133" w14:textId="77777777" w:rsidR="00F802DC" w:rsidRDefault="0046407F">
            <w:pPr>
              <w:jc w:val="both"/>
              <w:rPr>
                <w:b w:val="0"/>
                <w:color w:val="999999"/>
                <w:sz w:val="20"/>
                <w:szCs w:val="20"/>
              </w:rPr>
            </w:pPr>
            <w:r>
              <w:rPr>
                <w:b w:val="0"/>
                <w:color w:val="000000"/>
                <w:sz w:val="20"/>
                <w:szCs w:val="20"/>
              </w:rPr>
              <w:t>CF002_Actividad_didactica1.docx</w:t>
            </w:r>
          </w:p>
        </w:tc>
      </w:tr>
    </w:tbl>
    <w:p w14:paraId="00000134" w14:textId="77777777" w:rsidR="00F802DC" w:rsidRDefault="00F802DC">
      <w:pPr>
        <w:ind w:left="426"/>
        <w:jc w:val="both"/>
        <w:rPr>
          <w:color w:val="7F7F7F"/>
          <w:sz w:val="20"/>
          <w:szCs w:val="20"/>
        </w:rPr>
      </w:pPr>
    </w:p>
    <w:p w14:paraId="00000135" w14:textId="2B985DA8" w:rsidR="00F802DC" w:rsidDel="0088272B" w:rsidRDefault="00F802DC">
      <w:pPr>
        <w:keepNext/>
        <w:keepLines/>
        <w:pBdr>
          <w:top w:val="nil"/>
          <w:left w:val="nil"/>
          <w:bottom w:val="nil"/>
          <w:right w:val="nil"/>
          <w:between w:val="nil"/>
        </w:pBdr>
        <w:spacing w:before="240" w:line="360" w:lineRule="auto"/>
        <w:jc w:val="both"/>
        <w:rPr>
          <w:del w:id="369" w:author="JULIA ISABEL ROBERTO" w:date="2022-05-19T18:22:00Z"/>
          <w:b/>
          <w:color w:val="000000"/>
          <w:sz w:val="20"/>
          <w:szCs w:val="20"/>
        </w:rPr>
      </w:pPr>
    </w:p>
    <w:p w14:paraId="00000136" w14:textId="77777777" w:rsidR="00F802DC" w:rsidRDefault="0046407F" w:rsidP="007212B4">
      <w:pPr>
        <w:keepNext/>
        <w:keepLines/>
        <w:numPr>
          <w:ilvl w:val="0"/>
          <w:numId w:val="9"/>
        </w:numPr>
        <w:pBdr>
          <w:top w:val="nil"/>
          <w:left w:val="nil"/>
          <w:bottom w:val="nil"/>
          <w:right w:val="nil"/>
          <w:between w:val="nil"/>
        </w:pBdr>
        <w:spacing w:before="240" w:line="360" w:lineRule="auto"/>
        <w:ind w:left="426"/>
        <w:jc w:val="both"/>
        <w:rPr>
          <w:b/>
          <w:color w:val="000000"/>
          <w:sz w:val="20"/>
          <w:szCs w:val="20"/>
        </w:rPr>
        <w:pPrChange w:id="370" w:author="JULIA ISABEL ROBERTO" w:date="2022-05-19T15:22:00Z">
          <w:pPr>
            <w:keepNext/>
            <w:keepLines/>
            <w:numPr>
              <w:numId w:val="3"/>
            </w:numPr>
            <w:pBdr>
              <w:top w:val="nil"/>
              <w:left w:val="nil"/>
              <w:bottom w:val="nil"/>
              <w:right w:val="nil"/>
              <w:between w:val="nil"/>
            </w:pBdr>
            <w:spacing w:before="240" w:line="360" w:lineRule="auto"/>
            <w:ind w:left="426" w:hanging="360"/>
            <w:jc w:val="both"/>
          </w:pPr>
        </w:pPrChange>
      </w:pPr>
      <w:r>
        <w:rPr>
          <w:b/>
          <w:color w:val="000000"/>
          <w:sz w:val="20"/>
          <w:szCs w:val="20"/>
        </w:rPr>
        <w:t>MATERIAL COMPLEMENTARIO</w:t>
      </w:r>
      <w:del w:id="371" w:author="JULIA ISABEL ROBERTO" w:date="2022-05-19T18:23:00Z">
        <w:r w:rsidDel="00165CF8">
          <w:rPr>
            <w:b/>
            <w:color w:val="000000"/>
            <w:sz w:val="20"/>
            <w:szCs w:val="20"/>
          </w:rPr>
          <w:delText>:</w:delText>
        </w:r>
        <w:r w:rsidDel="0088272B">
          <w:rPr>
            <w:b/>
            <w:color w:val="000000"/>
            <w:sz w:val="20"/>
            <w:szCs w:val="20"/>
          </w:rPr>
          <w:delText xml:space="preserve"> </w:delText>
        </w:r>
      </w:del>
    </w:p>
    <w:p w14:paraId="00000137" w14:textId="77777777" w:rsidR="00F802DC" w:rsidRDefault="00F802DC">
      <w:pPr>
        <w:spacing w:line="360" w:lineRule="auto"/>
        <w:jc w:val="both"/>
        <w:rPr>
          <w:sz w:val="20"/>
          <w:szCs w:val="20"/>
        </w:rPr>
      </w:pPr>
    </w:p>
    <w:tbl>
      <w:tblPr>
        <w:tblStyle w:val="affc"/>
        <w:tblW w:w="95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6"/>
        <w:gridCol w:w="2179"/>
        <w:gridCol w:w="2285"/>
        <w:gridCol w:w="2699"/>
      </w:tblGrid>
      <w:tr w:rsidR="00F802DC" w14:paraId="692F838C" w14:textId="77777777">
        <w:trPr>
          <w:trHeight w:val="673"/>
        </w:trPr>
        <w:tc>
          <w:tcPr>
            <w:tcW w:w="2386" w:type="dxa"/>
            <w:shd w:val="clear" w:color="auto" w:fill="F9CB9C"/>
            <w:tcMar>
              <w:top w:w="100" w:type="dxa"/>
              <w:left w:w="100" w:type="dxa"/>
              <w:bottom w:w="100" w:type="dxa"/>
              <w:right w:w="100" w:type="dxa"/>
            </w:tcMar>
            <w:vAlign w:val="center"/>
          </w:tcPr>
          <w:p w14:paraId="00000138" w14:textId="77777777" w:rsidR="00F802DC" w:rsidRDefault="0046407F">
            <w:pPr>
              <w:spacing w:line="360" w:lineRule="auto"/>
              <w:jc w:val="both"/>
              <w:rPr>
                <w:color w:val="181818"/>
                <w:sz w:val="20"/>
                <w:szCs w:val="20"/>
              </w:rPr>
            </w:pPr>
            <w:r>
              <w:rPr>
                <w:color w:val="181818"/>
                <w:sz w:val="20"/>
                <w:szCs w:val="20"/>
              </w:rPr>
              <w:t>Tema</w:t>
            </w:r>
          </w:p>
        </w:tc>
        <w:tc>
          <w:tcPr>
            <w:tcW w:w="2179" w:type="dxa"/>
            <w:shd w:val="clear" w:color="auto" w:fill="F9CB9C"/>
            <w:tcMar>
              <w:top w:w="100" w:type="dxa"/>
              <w:left w:w="100" w:type="dxa"/>
              <w:bottom w:w="100" w:type="dxa"/>
              <w:right w:w="100" w:type="dxa"/>
            </w:tcMar>
            <w:vAlign w:val="center"/>
          </w:tcPr>
          <w:p w14:paraId="00000139" w14:textId="4BB58AB4" w:rsidR="00F802DC" w:rsidRDefault="0046407F">
            <w:pPr>
              <w:spacing w:line="360" w:lineRule="auto"/>
              <w:jc w:val="both"/>
              <w:rPr>
                <w:color w:val="181818"/>
                <w:sz w:val="20"/>
                <w:szCs w:val="20"/>
              </w:rPr>
            </w:pPr>
            <w:r>
              <w:rPr>
                <w:color w:val="181818"/>
                <w:sz w:val="20"/>
                <w:szCs w:val="20"/>
              </w:rPr>
              <w:t xml:space="preserve">Referencia APA del </w:t>
            </w:r>
            <w:ins w:id="372" w:author="JULIA ISABEL ROBERTO" w:date="2022-05-19T18:23:00Z">
              <w:r w:rsidR="00EF67B1">
                <w:rPr>
                  <w:color w:val="181818"/>
                  <w:sz w:val="20"/>
                  <w:szCs w:val="20"/>
                </w:rPr>
                <w:t>m</w:t>
              </w:r>
            </w:ins>
            <w:del w:id="373" w:author="JULIA ISABEL ROBERTO" w:date="2022-05-19T18:23:00Z">
              <w:r w:rsidDel="00EF67B1">
                <w:rPr>
                  <w:color w:val="181818"/>
                  <w:sz w:val="20"/>
                  <w:szCs w:val="20"/>
                </w:rPr>
                <w:delText>M</w:delText>
              </w:r>
            </w:del>
            <w:r>
              <w:rPr>
                <w:color w:val="181818"/>
                <w:sz w:val="20"/>
                <w:szCs w:val="20"/>
              </w:rPr>
              <w:t>aterial</w:t>
            </w:r>
          </w:p>
        </w:tc>
        <w:tc>
          <w:tcPr>
            <w:tcW w:w="2285" w:type="dxa"/>
            <w:shd w:val="clear" w:color="auto" w:fill="F9CB9C"/>
            <w:tcMar>
              <w:top w:w="100" w:type="dxa"/>
              <w:left w:w="100" w:type="dxa"/>
              <w:bottom w:w="100" w:type="dxa"/>
              <w:right w:w="100" w:type="dxa"/>
            </w:tcMar>
            <w:vAlign w:val="center"/>
          </w:tcPr>
          <w:p w14:paraId="0000013A" w14:textId="77777777" w:rsidR="00F802DC" w:rsidRDefault="0046407F">
            <w:pPr>
              <w:spacing w:line="360" w:lineRule="auto"/>
              <w:jc w:val="both"/>
              <w:rPr>
                <w:color w:val="181818"/>
                <w:sz w:val="20"/>
                <w:szCs w:val="20"/>
              </w:rPr>
            </w:pPr>
            <w:r>
              <w:rPr>
                <w:color w:val="181818"/>
                <w:sz w:val="20"/>
                <w:szCs w:val="20"/>
              </w:rPr>
              <w:t>Tipo de material</w:t>
            </w:r>
          </w:p>
          <w:p w14:paraId="0000013B" w14:textId="6CF16C99" w:rsidR="00F802DC" w:rsidRDefault="0046407F">
            <w:pPr>
              <w:spacing w:line="360" w:lineRule="auto"/>
              <w:jc w:val="both"/>
              <w:rPr>
                <w:color w:val="181818"/>
                <w:sz w:val="20"/>
                <w:szCs w:val="20"/>
              </w:rPr>
            </w:pPr>
            <w:r>
              <w:rPr>
                <w:color w:val="181818"/>
                <w:sz w:val="20"/>
                <w:szCs w:val="20"/>
              </w:rPr>
              <w:t>(</w:t>
            </w:r>
            <w:ins w:id="374" w:author="JULIA ISABEL ROBERTO" w:date="2022-05-19T18:23:00Z">
              <w:r w:rsidR="00EF67B1">
                <w:rPr>
                  <w:color w:val="181818"/>
                  <w:sz w:val="20"/>
                  <w:szCs w:val="20"/>
                </w:rPr>
                <w:t>v</w:t>
              </w:r>
            </w:ins>
            <w:del w:id="375" w:author="JULIA ISABEL ROBERTO" w:date="2022-05-19T18:23:00Z">
              <w:r w:rsidDel="00EF67B1">
                <w:rPr>
                  <w:color w:val="181818"/>
                  <w:sz w:val="20"/>
                  <w:szCs w:val="20"/>
                </w:rPr>
                <w:delText>V</w:delText>
              </w:r>
            </w:del>
            <w:r>
              <w:rPr>
                <w:color w:val="181818"/>
                <w:sz w:val="20"/>
                <w:szCs w:val="20"/>
              </w:rPr>
              <w:t>ideo, capítulo de libro, artículo, otro)</w:t>
            </w:r>
          </w:p>
        </w:tc>
        <w:tc>
          <w:tcPr>
            <w:tcW w:w="2699" w:type="dxa"/>
            <w:shd w:val="clear" w:color="auto" w:fill="F9CB9C"/>
            <w:tcMar>
              <w:top w:w="100" w:type="dxa"/>
              <w:left w:w="100" w:type="dxa"/>
              <w:bottom w:w="100" w:type="dxa"/>
              <w:right w:w="100" w:type="dxa"/>
            </w:tcMar>
            <w:vAlign w:val="center"/>
          </w:tcPr>
          <w:p w14:paraId="0000013C" w14:textId="6E421205" w:rsidR="00F802DC" w:rsidRDefault="0046407F">
            <w:pPr>
              <w:spacing w:line="360" w:lineRule="auto"/>
              <w:jc w:val="both"/>
              <w:rPr>
                <w:color w:val="181818"/>
                <w:sz w:val="20"/>
                <w:szCs w:val="20"/>
              </w:rPr>
            </w:pPr>
            <w:r>
              <w:rPr>
                <w:color w:val="181818"/>
                <w:sz w:val="20"/>
                <w:szCs w:val="20"/>
              </w:rPr>
              <w:t xml:space="preserve">Enlace del </w:t>
            </w:r>
            <w:ins w:id="376" w:author="JULIA ISABEL ROBERTO" w:date="2022-05-19T18:23:00Z">
              <w:r w:rsidR="007F0734">
                <w:rPr>
                  <w:color w:val="181818"/>
                  <w:sz w:val="20"/>
                  <w:szCs w:val="20"/>
                </w:rPr>
                <w:t>r</w:t>
              </w:r>
            </w:ins>
            <w:del w:id="377" w:author="JULIA ISABEL ROBERTO" w:date="2022-05-19T18:23:00Z">
              <w:r w:rsidDel="007F0734">
                <w:rPr>
                  <w:color w:val="181818"/>
                  <w:sz w:val="20"/>
                  <w:szCs w:val="20"/>
                </w:rPr>
                <w:delText>R</w:delText>
              </w:r>
            </w:del>
            <w:r>
              <w:rPr>
                <w:color w:val="181818"/>
                <w:sz w:val="20"/>
                <w:szCs w:val="20"/>
              </w:rPr>
              <w:t>ecurso o</w:t>
            </w:r>
          </w:p>
          <w:p w14:paraId="0000013D" w14:textId="23F0F73B" w:rsidR="00F802DC" w:rsidRDefault="0046407F">
            <w:pPr>
              <w:spacing w:line="360" w:lineRule="auto"/>
              <w:jc w:val="both"/>
              <w:rPr>
                <w:color w:val="181818"/>
                <w:sz w:val="20"/>
                <w:szCs w:val="20"/>
              </w:rPr>
            </w:pPr>
            <w:del w:id="378" w:author="JULIA ISABEL ROBERTO" w:date="2022-05-19T18:23:00Z">
              <w:r w:rsidDel="007F0734">
                <w:rPr>
                  <w:color w:val="181818"/>
                  <w:sz w:val="20"/>
                  <w:szCs w:val="20"/>
                </w:rPr>
                <w:delText>A</w:delText>
              </w:r>
            </w:del>
            <w:ins w:id="379" w:author="JULIA ISABEL ROBERTO" w:date="2022-05-19T18:23:00Z">
              <w:r w:rsidR="007F0734">
                <w:rPr>
                  <w:color w:val="181818"/>
                  <w:sz w:val="20"/>
                  <w:szCs w:val="20"/>
                </w:rPr>
                <w:t>a</w:t>
              </w:r>
            </w:ins>
            <w:r>
              <w:rPr>
                <w:color w:val="181818"/>
                <w:sz w:val="20"/>
                <w:szCs w:val="20"/>
              </w:rPr>
              <w:t>rchivo del documento o material</w:t>
            </w:r>
          </w:p>
        </w:tc>
      </w:tr>
      <w:tr w:rsidR="00F802DC" w14:paraId="5ED6749D" w14:textId="77777777">
        <w:trPr>
          <w:trHeight w:val="186"/>
        </w:trPr>
        <w:tc>
          <w:tcPr>
            <w:tcW w:w="2386" w:type="dxa"/>
            <w:tcMar>
              <w:top w:w="100" w:type="dxa"/>
              <w:left w:w="100" w:type="dxa"/>
              <w:bottom w:w="100" w:type="dxa"/>
              <w:right w:w="100" w:type="dxa"/>
            </w:tcMar>
          </w:tcPr>
          <w:p w14:paraId="0000013E" w14:textId="2FD043EE" w:rsidR="00F802DC" w:rsidRPr="007F0734" w:rsidRDefault="0046407F">
            <w:pPr>
              <w:spacing w:line="360" w:lineRule="auto"/>
              <w:jc w:val="both"/>
              <w:rPr>
                <w:b w:val="0"/>
                <w:bCs/>
                <w:color w:val="181818"/>
                <w:sz w:val="20"/>
                <w:szCs w:val="20"/>
                <w:rPrChange w:id="380" w:author="JULIA ISABEL ROBERTO" w:date="2022-05-19T18:25:00Z">
                  <w:rPr>
                    <w:color w:val="181818"/>
                    <w:sz w:val="20"/>
                    <w:szCs w:val="20"/>
                  </w:rPr>
                </w:rPrChange>
              </w:rPr>
            </w:pPr>
            <w:del w:id="381" w:author="JULIA ISABEL ROBERTO" w:date="2022-05-19T18:24:00Z">
              <w:r w:rsidRPr="007F0734" w:rsidDel="007F0734">
                <w:rPr>
                  <w:b w:val="0"/>
                  <w:bCs/>
                  <w:color w:val="181818"/>
                  <w:sz w:val="20"/>
                  <w:szCs w:val="20"/>
                  <w:rPrChange w:id="382" w:author="JULIA ISABEL ROBERTO" w:date="2022-05-19T18:25:00Z">
                    <w:rPr>
                      <w:color w:val="181818"/>
                      <w:sz w:val="20"/>
                      <w:szCs w:val="20"/>
                    </w:rPr>
                  </w:rPrChange>
                </w:rPr>
                <w:delText xml:space="preserve">3.2. </w:delText>
              </w:r>
            </w:del>
            <w:r w:rsidRPr="007F0734">
              <w:rPr>
                <w:b w:val="0"/>
                <w:bCs/>
                <w:color w:val="181818"/>
                <w:sz w:val="20"/>
                <w:szCs w:val="20"/>
                <w:rPrChange w:id="383" w:author="JULIA ISABEL ROBERTO" w:date="2022-05-19T18:25:00Z">
                  <w:rPr>
                    <w:color w:val="181818"/>
                    <w:sz w:val="20"/>
                    <w:szCs w:val="20"/>
                  </w:rPr>
                </w:rPrChange>
              </w:rPr>
              <w:t>Adaptación del futuro trabajo</w:t>
            </w:r>
          </w:p>
        </w:tc>
        <w:tc>
          <w:tcPr>
            <w:tcW w:w="2179" w:type="dxa"/>
            <w:tcMar>
              <w:top w:w="100" w:type="dxa"/>
              <w:left w:w="100" w:type="dxa"/>
              <w:bottom w:w="100" w:type="dxa"/>
              <w:right w:w="100" w:type="dxa"/>
            </w:tcMar>
          </w:tcPr>
          <w:p w14:paraId="0000013F" w14:textId="0E16C053" w:rsidR="00F802DC" w:rsidRPr="007F0734" w:rsidRDefault="0046407F">
            <w:pPr>
              <w:spacing w:line="360" w:lineRule="auto"/>
              <w:jc w:val="both"/>
              <w:rPr>
                <w:b w:val="0"/>
                <w:bCs/>
                <w:i/>
                <w:sz w:val="20"/>
                <w:szCs w:val="20"/>
                <w:rPrChange w:id="384" w:author="JULIA ISABEL ROBERTO" w:date="2022-05-19T18:25:00Z">
                  <w:rPr>
                    <w:i/>
                    <w:sz w:val="20"/>
                    <w:szCs w:val="20"/>
                  </w:rPr>
                </w:rPrChange>
              </w:rPr>
            </w:pPr>
            <w:r w:rsidRPr="007F0734">
              <w:rPr>
                <w:b w:val="0"/>
                <w:bCs/>
                <w:color w:val="181818"/>
                <w:sz w:val="20"/>
                <w:szCs w:val="20"/>
                <w:rPrChange w:id="385" w:author="JULIA ISABEL ROBERTO" w:date="2022-05-19T18:25:00Z">
                  <w:rPr>
                    <w:color w:val="181818"/>
                    <w:sz w:val="20"/>
                    <w:szCs w:val="20"/>
                  </w:rPr>
                </w:rPrChange>
              </w:rPr>
              <w:t xml:space="preserve">Espacio </w:t>
            </w:r>
            <w:ins w:id="386" w:author="JULIA ISABEL ROBERTO" w:date="2022-05-19T18:26:00Z">
              <w:r w:rsidR="00172DA0">
                <w:rPr>
                  <w:b w:val="0"/>
                  <w:bCs/>
                  <w:color w:val="181818"/>
                  <w:sz w:val="20"/>
                  <w:szCs w:val="20"/>
                </w:rPr>
                <w:t>d</w:t>
              </w:r>
            </w:ins>
            <w:del w:id="387" w:author="JULIA ISABEL ROBERTO" w:date="2022-05-19T18:26:00Z">
              <w:r w:rsidRPr="007F0734" w:rsidDel="00172DA0">
                <w:rPr>
                  <w:b w:val="0"/>
                  <w:bCs/>
                  <w:color w:val="181818"/>
                  <w:sz w:val="20"/>
                  <w:szCs w:val="20"/>
                  <w:rPrChange w:id="388" w:author="JULIA ISABEL ROBERTO" w:date="2022-05-19T18:25:00Z">
                    <w:rPr>
                      <w:color w:val="181818"/>
                      <w:sz w:val="20"/>
                      <w:szCs w:val="20"/>
                    </w:rPr>
                  </w:rPrChange>
                </w:rPr>
                <w:delText>D</w:delText>
              </w:r>
            </w:del>
            <w:r w:rsidRPr="007F0734">
              <w:rPr>
                <w:b w:val="0"/>
                <w:bCs/>
                <w:color w:val="181818"/>
                <w:sz w:val="20"/>
                <w:szCs w:val="20"/>
                <w:rPrChange w:id="389" w:author="JULIA ISABEL ROBERTO" w:date="2022-05-19T18:25:00Z">
                  <w:rPr>
                    <w:color w:val="181818"/>
                    <w:sz w:val="20"/>
                    <w:szCs w:val="20"/>
                  </w:rPr>
                </w:rPrChange>
              </w:rPr>
              <w:t xml:space="preserve">igital. (2020). </w:t>
            </w:r>
            <w:r w:rsidRPr="007F0734">
              <w:rPr>
                <w:b w:val="0"/>
                <w:bCs/>
                <w:i/>
                <w:color w:val="181818"/>
                <w:sz w:val="20"/>
                <w:szCs w:val="20"/>
                <w:rPrChange w:id="390" w:author="JULIA ISABEL ROBERTO" w:date="2022-05-19T18:25:00Z">
                  <w:rPr>
                    <w:i/>
                    <w:color w:val="181818"/>
                    <w:sz w:val="20"/>
                    <w:szCs w:val="20"/>
                  </w:rPr>
                </w:rPrChange>
              </w:rPr>
              <w:t>¿Cómo hacer que tu marca destaque en redes sociales?</w:t>
            </w:r>
            <w:ins w:id="391" w:author="JULIA ISABEL ROBERTO" w:date="2022-05-19T18:28:00Z">
              <w:r w:rsidR="00CE5C8C">
                <w:rPr>
                  <w:b w:val="0"/>
                  <w:bCs/>
                  <w:i/>
                  <w:color w:val="181818"/>
                  <w:sz w:val="20"/>
                  <w:szCs w:val="20"/>
                </w:rPr>
                <w:t xml:space="preserve"> </w:t>
              </w:r>
              <w:r w:rsidR="00CE5C8C" w:rsidRPr="00CE5C8C">
                <w:rPr>
                  <w:b w:val="0"/>
                  <w:bCs/>
                  <w:iCs/>
                  <w:color w:val="181818"/>
                  <w:sz w:val="20"/>
                  <w:szCs w:val="20"/>
                  <w:rPrChange w:id="392" w:author="JULIA ISABEL ROBERTO" w:date="2022-05-19T18:28:00Z">
                    <w:rPr>
                      <w:b w:val="0"/>
                      <w:bCs/>
                      <w:i/>
                      <w:color w:val="181818"/>
                      <w:sz w:val="20"/>
                      <w:szCs w:val="20"/>
                    </w:rPr>
                  </w:rPrChange>
                </w:rPr>
                <w:t>Espacio digital</w:t>
              </w:r>
              <w:r w:rsidR="00397750">
                <w:rPr>
                  <w:b w:val="0"/>
                  <w:bCs/>
                  <w:iCs/>
                  <w:color w:val="181818"/>
                  <w:sz w:val="20"/>
                  <w:szCs w:val="20"/>
                </w:rPr>
                <w:t xml:space="preserve">. </w:t>
              </w:r>
            </w:ins>
            <w:del w:id="393" w:author="JULIA ISABEL ROBERTO" w:date="2022-05-19T18:28:00Z">
              <w:r w:rsidRPr="007F0734" w:rsidDel="00397750">
                <w:rPr>
                  <w:b w:val="0"/>
                  <w:bCs/>
                  <w:i/>
                  <w:sz w:val="20"/>
                  <w:szCs w:val="20"/>
                  <w:rPrChange w:id="394" w:author="JULIA ISABEL ROBERTO" w:date="2022-05-19T18:25:00Z">
                    <w:rPr>
                      <w:i/>
                      <w:sz w:val="20"/>
                      <w:szCs w:val="20"/>
                    </w:rPr>
                  </w:rPrChange>
                </w:rPr>
                <w:delText xml:space="preserve"> </w:delText>
              </w:r>
            </w:del>
            <w:r w:rsidR="004C6BAC" w:rsidRPr="007F0734">
              <w:rPr>
                <w:b w:val="0"/>
                <w:bCs/>
                <w:rPrChange w:id="395" w:author="JULIA ISABEL ROBERTO" w:date="2022-05-19T18:25:00Z">
                  <w:rPr/>
                </w:rPrChange>
              </w:rPr>
              <w:fldChar w:fldCharType="begin"/>
            </w:r>
            <w:r w:rsidR="004C6BAC" w:rsidRPr="007F0734">
              <w:rPr>
                <w:b w:val="0"/>
                <w:bCs/>
                <w:rPrChange w:id="396" w:author="JULIA ISABEL ROBERTO" w:date="2022-05-19T18:25:00Z">
                  <w:rPr/>
                </w:rPrChange>
              </w:rPr>
              <w:instrText xml:space="preserve"> HYPERLINK "https://www.espaciodigital.com.co/blog/destacar-marca-redes-sociales/" \h </w:instrText>
            </w:r>
            <w:r w:rsidR="004C6BAC" w:rsidRPr="007F0734">
              <w:rPr>
                <w:b w:val="0"/>
                <w:bCs/>
                <w:rPrChange w:id="397" w:author="JULIA ISABEL ROBERTO" w:date="2022-05-19T18:25:00Z">
                  <w:rPr/>
                </w:rPrChange>
              </w:rPr>
              <w:fldChar w:fldCharType="separate"/>
            </w:r>
            <w:r w:rsidRPr="007F0734">
              <w:rPr>
                <w:b w:val="0"/>
                <w:bCs/>
                <w:color w:val="0563C1"/>
                <w:sz w:val="20"/>
                <w:szCs w:val="20"/>
                <w:u w:val="single"/>
                <w:rPrChange w:id="398" w:author="JULIA ISABEL ROBERTO" w:date="2022-05-19T18:25:00Z">
                  <w:rPr>
                    <w:color w:val="0563C1"/>
                    <w:sz w:val="20"/>
                    <w:szCs w:val="20"/>
                    <w:u w:val="single"/>
                  </w:rPr>
                </w:rPrChange>
              </w:rPr>
              <w:t>https://www.espaciodigital.com.co/blog/destacar-marca-redes-sociales/</w:t>
            </w:r>
            <w:r w:rsidR="004C6BAC" w:rsidRPr="007F0734">
              <w:rPr>
                <w:b w:val="0"/>
                <w:bCs/>
                <w:color w:val="0563C1"/>
                <w:sz w:val="20"/>
                <w:szCs w:val="20"/>
                <w:u w:val="single"/>
                <w:rPrChange w:id="399" w:author="JULIA ISABEL ROBERTO" w:date="2022-05-19T18:25:00Z">
                  <w:rPr>
                    <w:color w:val="0563C1"/>
                    <w:sz w:val="20"/>
                    <w:szCs w:val="20"/>
                    <w:u w:val="single"/>
                  </w:rPr>
                </w:rPrChange>
              </w:rPr>
              <w:fldChar w:fldCharType="end"/>
            </w:r>
            <w:r w:rsidRPr="007F0734">
              <w:rPr>
                <w:b w:val="0"/>
                <w:bCs/>
                <w:sz w:val="20"/>
                <w:szCs w:val="20"/>
                <w:rPrChange w:id="400" w:author="JULIA ISABEL ROBERTO" w:date="2022-05-19T18:25:00Z">
                  <w:rPr>
                    <w:sz w:val="20"/>
                    <w:szCs w:val="20"/>
                  </w:rPr>
                </w:rPrChange>
              </w:rPr>
              <w:t xml:space="preserve"> </w:t>
            </w:r>
          </w:p>
        </w:tc>
        <w:tc>
          <w:tcPr>
            <w:tcW w:w="2285" w:type="dxa"/>
            <w:tcMar>
              <w:top w:w="100" w:type="dxa"/>
              <w:left w:w="100" w:type="dxa"/>
              <w:bottom w:w="100" w:type="dxa"/>
              <w:right w:w="100" w:type="dxa"/>
            </w:tcMar>
          </w:tcPr>
          <w:p w14:paraId="00000140" w14:textId="77777777" w:rsidR="00F802DC" w:rsidRPr="007F0734" w:rsidRDefault="0046407F">
            <w:pPr>
              <w:spacing w:line="360" w:lineRule="auto"/>
              <w:jc w:val="both"/>
              <w:rPr>
                <w:b w:val="0"/>
                <w:bCs/>
                <w:color w:val="181818"/>
                <w:sz w:val="20"/>
                <w:szCs w:val="20"/>
                <w:rPrChange w:id="401" w:author="JULIA ISABEL ROBERTO" w:date="2022-05-19T18:25:00Z">
                  <w:rPr>
                    <w:color w:val="181818"/>
                    <w:sz w:val="20"/>
                    <w:szCs w:val="20"/>
                  </w:rPr>
                </w:rPrChange>
              </w:rPr>
            </w:pPr>
            <w:r w:rsidRPr="007F0734">
              <w:rPr>
                <w:b w:val="0"/>
                <w:bCs/>
                <w:color w:val="181818"/>
                <w:sz w:val="20"/>
                <w:szCs w:val="20"/>
                <w:rPrChange w:id="402" w:author="JULIA ISABEL ROBERTO" w:date="2022-05-19T18:25:00Z">
                  <w:rPr>
                    <w:color w:val="181818"/>
                    <w:sz w:val="20"/>
                    <w:szCs w:val="20"/>
                  </w:rPr>
                </w:rPrChange>
              </w:rPr>
              <w:t>Artículo web</w:t>
            </w:r>
          </w:p>
        </w:tc>
        <w:tc>
          <w:tcPr>
            <w:tcW w:w="2699" w:type="dxa"/>
            <w:tcMar>
              <w:top w:w="100" w:type="dxa"/>
              <w:left w:w="100" w:type="dxa"/>
              <w:bottom w:w="100" w:type="dxa"/>
              <w:right w:w="100" w:type="dxa"/>
            </w:tcMar>
          </w:tcPr>
          <w:p w14:paraId="00000141" w14:textId="77777777" w:rsidR="00F802DC" w:rsidRPr="007F0734" w:rsidRDefault="004C6BAC">
            <w:pPr>
              <w:spacing w:line="360" w:lineRule="auto"/>
              <w:jc w:val="both"/>
              <w:rPr>
                <w:b w:val="0"/>
                <w:bCs/>
                <w:sz w:val="20"/>
                <w:szCs w:val="20"/>
                <w:rPrChange w:id="403" w:author="JULIA ISABEL ROBERTO" w:date="2022-05-19T18:25:00Z">
                  <w:rPr>
                    <w:sz w:val="20"/>
                    <w:szCs w:val="20"/>
                  </w:rPr>
                </w:rPrChange>
              </w:rPr>
            </w:pPr>
            <w:r w:rsidRPr="007F0734">
              <w:rPr>
                <w:b w:val="0"/>
                <w:bCs/>
                <w:rPrChange w:id="404" w:author="JULIA ISABEL ROBERTO" w:date="2022-05-19T18:25:00Z">
                  <w:rPr/>
                </w:rPrChange>
              </w:rPr>
              <w:fldChar w:fldCharType="begin"/>
            </w:r>
            <w:r w:rsidRPr="007F0734">
              <w:rPr>
                <w:b w:val="0"/>
                <w:bCs/>
                <w:rPrChange w:id="405" w:author="JULIA ISABEL ROBERTO" w:date="2022-05-19T18:25:00Z">
                  <w:rPr/>
                </w:rPrChange>
              </w:rPr>
              <w:instrText xml:space="preserve"> HYPERLINK "https://www.espaciodigital.com.co/blog/destacar-marca-redes-sociales/" </w:instrText>
            </w:r>
            <w:r w:rsidRPr="007F0734">
              <w:rPr>
                <w:b w:val="0"/>
                <w:bCs/>
                <w:rPrChange w:id="406" w:author="JULIA ISABEL ROBERTO" w:date="2022-05-19T18:25:00Z">
                  <w:rPr/>
                </w:rPrChange>
              </w:rPr>
              <w:instrText xml:space="preserve">\h </w:instrText>
            </w:r>
            <w:r w:rsidRPr="007F0734">
              <w:rPr>
                <w:b w:val="0"/>
                <w:bCs/>
                <w:rPrChange w:id="407" w:author="JULIA ISABEL ROBERTO" w:date="2022-05-19T18:25:00Z">
                  <w:rPr/>
                </w:rPrChange>
              </w:rPr>
              <w:fldChar w:fldCharType="separate"/>
            </w:r>
            <w:r w:rsidR="0046407F" w:rsidRPr="007F0734">
              <w:rPr>
                <w:b w:val="0"/>
                <w:bCs/>
                <w:color w:val="0563C1"/>
                <w:sz w:val="20"/>
                <w:szCs w:val="20"/>
                <w:u w:val="single"/>
                <w:rPrChange w:id="408" w:author="JULIA ISABEL ROBERTO" w:date="2022-05-19T18:25:00Z">
                  <w:rPr>
                    <w:color w:val="0563C1"/>
                    <w:sz w:val="20"/>
                    <w:szCs w:val="20"/>
                    <w:u w:val="single"/>
                  </w:rPr>
                </w:rPrChange>
              </w:rPr>
              <w:t>https://www.espaciodigital.com.co/blog/destacar-marca-redes-sociales/</w:t>
            </w:r>
            <w:r w:rsidRPr="007F0734">
              <w:rPr>
                <w:b w:val="0"/>
                <w:bCs/>
                <w:color w:val="0563C1"/>
                <w:sz w:val="20"/>
                <w:szCs w:val="20"/>
                <w:u w:val="single"/>
                <w:rPrChange w:id="409" w:author="JULIA ISABEL ROBERTO" w:date="2022-05-19T18:25:00Z">
                  <w:rPr>
                    <w:color w:val="0563C1"/>
                    <w:sz w:val="20"/>
                    <w:szCs w:val="20"/>
                    <w:u w:val="single"/>
                  </w:rPr>
                </w:rPrChange>
              </w:rPr>
              <w:fldChar w:fldCharType="end"/>
            </w:r>
            <w:r w:rsidR="0046407F" w:rsidRPr="007F0734">
              <w:rPr>
                <w:b w:val="0"/>
                <w:bCs/>
                <w:sz w:val="20"/>
                <w:szCs w:val="20"/>
                <w:rPrChange w:id="410" w:author="JULIA ISABEL ROBERTO" w:date="2022-05-19T18:25:00Z">
                  <w:rPr>
                    <w:sz w:val="20"/>
                    <w:szCs w:val="20"/>
                  </w:rPr>
                </w:rPrChange>
              </w:rPr>
              <w:t xml:space="preserve"> </w:t>
            </w:r>
          </w:p>
        </w:tc>
      </w:tr>
      <w:tr w:rsidR="00F802DC" w14:paraId="6444944F" w14:textId="77777777">
        <w:trPr>
          <w:trHeight w:val="186"/>
        </w:trPr>
        <w:tc>
          <w:tcPr>
            <w:tcW w:w="2386" w:type="dxa"/>
            <w:tcMar>
              <w:top w:w="100" w:type="dxa"/>
              <w:left w:w="100" w:type="dxa"/>
              <w:bottom w:w="100" w:type="dxa"/>
              <w:right w:w="100" w:type="dxa"/>
            </w:tcMar>
          </w:tcPr>
          <w:p w14:paraId="00000142" w14:textId="77777777" w:rsidR="00F802DC" w:rsidRPr="007F0734" w:rsidRDefault="0046407F">
            <w:pPr>
              <w:spacing w:line="360" w:lineRule="auto"/>
              <w:jc w:val="both"/>
              <w:rPr>
                <w:b w:val="0"/>
                <w:bCs/>
                <w:color w:val="181818"/>
                <w:sz w:val="20"/>
                <w:szCs w:val="20"/>
                <w:rPrChange w:id="411" w:author="JULIA ISABEL ROBERTO" w:date="2022-05-19T18:25:00Z">
                  <w:rPr>
                    <w:color w:val="181818"/>
                    <w:sz w:val="20"/>
                    <w:szCs w:val="20"/>
                  </w:rPr>
                </w:rPrChange>
              </w:rPr>
            </w:pPr>
            <w:del w:id="412" w:author="JULIA ISABEL ROBERTO" w:date="2022-05-19T18:25:00Z">
              <w:r w:rsidRPr="007F0734" w:rsidDel="007F0734">
                <w:rPr>
                  <w:b w:val="0"/>
                  <w:bCs/>
                  <w:color w:val="181818"/>
                  <w:sz w:val="20"/>
                  <w:szCs w:val="20"/>
                  <w:rPrChange w:id="413" w:author="JULIA ISABEL ROBERTO" w:date="2022-05-19T18:25:00Z">
                    <w:rPr>
                      <w:color w:val="181818"/>
                      <w:sz w:val="20"/>
                      <w:szCs w:val="20"/>
                    </w:rPr>
                  </w:rPrChange>
                </w:rPr>
                <w:delText xml:space="preserve">5. </w:delText>
              </w:r>
            </w:del>
            <w:r w:rsidRPr="007F0734">
              <w:rPr>
                <w:b w:val="0"/>
                <w:bCs/>
                <w:color w:val="181818"/>
                <w:sz w:val="20"/>
                <w:szCs w:val="20"/>
                <w:rPrChange w:id="414" w:author="JULIA ISABEL ROBERTO" w:date="2022-05-19T18:25:00Z">
                  <w:rPr>
                    <w:color w:val="181818"/>
                    <w:sz w:val="20"/>
                    <w:szCs w:val="20"/>
                  </w:rPr>
                </w:rPrChange>
              </w:rPr>
              <w:t>Cierre de la venta</w:t>
            </w:r>
          </w:p>
        </w:tc>
        <w:tc>
          <w:tcPr>
            <w:tcW w:w="2179" w:type="dxa"/>
            <w:tcMar>
              <w:top w:w="100" w:type="dxa"/>
              <w:left w:w="100" w:type="dxa"/>
              <w:bottom w:w="100" w:type="dxa"/>
              <w:right w:w="100" w:type="dxa"/>
            </w:tcMar>
          </w:tcPr>
          <w:p w14:paraId="00000143" w14:textId="38A8947D" w:rsidR="00F802DC" w:rsidRPr="007F0734" w:rsidRDefault="0046407F">
            <w:pPr>
              <w:spacing w:line="360" w:lineRule="auto"/>
              <w:jc w:val="both"/>
              <w:rPr>
                <w:b w:val="0"/>
                <w:bCs/>
                <w:sz w:val="20"/>
                <w:szCs w:val="20"/>
                <w:lang w:val="en-US"/>
                <w:rPrChange w:id="415" w:author="JULIA ISABEL ROBERTO" w:date="2022-05-19T18:25:00Z">
                  <w:rPr>
                    <w:sz w:val="20"/>
                    <w:szCs w:val="20"/>
                    <w:lang w:val="en-US"/>
                  </w:rPr>
                </w:rPrChange>
              </w:rPr>
            </w:pPr>
            <w:r w:rsidRPr="007F0734">
              <w:rPr>
                <w:b w:val="0"/>
                <w:bCs/>
                <w:color w:val="181818"/>
                <w:sz w:val="20"/>
                <w:szCs w:val="20"/>
                <w:rPrChange w:id="416" w:author="JULIA ISABEL ROBERTO" w:date="2022-05-19T18:25:00Z">
                  <w:rPr>
                    <w:color w:val="181818"/>
                    <w:sz w:val="20"/>
                    <w:szCs w:val="20"/>
                  </w:rPr>
                </w:rPrChange>
              </w:rPr>
              <w:t xml:space="preserve">SENA. (2021). </w:t>
            </w:r>
            <w:r w:rsidRPr="007F0734">
              <w:rPr>
                <w:b w:val="0"/>
                <w:bCs/>
                <w:i/>
                <w:color w:val="181818"/>
                <w:sz w:val="20"/>
                <w:szCs w:val="20"/>
                <w:rPrChange w:id="417" w:author="JULIA ISABEL ROBERTO" w:date="2022-05-19T18:25:00Z">
                  <w:rPr>
                    <w:i/>
                    <w:color w:val="181818"/>
                    <w:sz w:val="20"/>
                    <w:szCs w:val="20"/>
                  </w:rPr>
                </w:rPrChange>
              </w:rPr>
              <w:t>El cierre de ventas</w:t>
            </w:r>
            <w:ins w:id="418" w:author="JULIA ISABEL ROBERTO" w:date="2022-05-19T18:31:00Z">
              <w:r w:rsidR="006316D2">
                <w:rPr>
                  <w:b w:val="0"/>
                  <w:bCs/>
                  <w:i/>
                  <w:color w:val="181818"/>
                  <w:sz w:val="20"/>
                  <w:szCs w:val="20"/>
                </w:rPr>
                <w:t>: introducción</w:t>
              </w:r>
              <w:r w:rsidR="009B3884">
                <w:rPr>
                  <w:b w:val="0"/>
                  <w:bCs/>
                  <w:i/>
                  <w:color w:val="181818"/>
                  <w:sz w:val="20"/>
                  <w:szCs w:val="20"/>
                </w:rPr>
                <w:t xml:space="preserve"> </w:t>
              </w:r>
            </w:ins>
            <w:ins w:id="419" w:author="JULIA ISABEL ROBERTO" w:date="2022-05-19T18:29:00Z">
              <w:r w:rsidR="00EC2643">
                <w:rPr>
                  <w:b w:val="0"/>
                  <w:bCs/>
                  <w:color w:val="181818"/>
                  <w:sz w:val="20"/>
                  <w:szCs w:val="20"/>
                </w:rPr>
                <w:t>[video].</w:t>
              </w:r>
            </w:ins>
            <w:del w:id="420" w:author="JULIA ISABEL ROBERTO" w:date="2022-05-19T18:29:00Z">
              <w:r w:rsidRPr="007F0734" w:rsidDel="00EC2643">
                <w:rPr>
                  <w:b w:val="0"/>
                  <w:bCs/>
                  <w:color w:val="181818"/>
                  <w:sz w:val="20"/>
                  <w:szCs w:val="20"/>
                  <w:rPrChange w:id="421" w:author="JULIA ISABEL ROBERTO" w:date="2022-05-19T18:25:00Z">
                    <w:rPr>
                      <w:color w:val="181818"/>
                      <w:sz w:val="20"/>
                      <w:szCs w:val="20"/>
                    </w:rPr>
                  </w:rPrChange>
                </w:rPr>
                <w:delText>.</w:delText>
              </w:r>
            </w:del>
            <w:r w:rsidRPr="007F0734">
              <w:rPr>
                <w:b w:val="0"/>
                <w:bCs/>
                <w:color w:val="181818"/>
                <w:sz w:val="20"/>
                <w:szCs w:val="20"/>
                <w:rPrChange w:id="422" w:author="JULIA ISABEL ROBERTO" w:date="2022-05-19T18:25:00Z">
                  <w:rPr>
                    <w:color w:val="181818"/>
                    <w:sz w:val="20"/>
                    <w:szCs w:val="20"/>
                  </w:rPr>
                </w:rPrChange>
              </w:rPr>
              <w:t xml:space="preserve"> </w:t>
            </w:r>
            <w:del w:id="423" w:author="JULIA ISABEL ROBERTO" w:date="2022-05-19T18:29:00Z">
              <w:r w:rsidRPr="007F0734" w:rsidDel="00EC2643">
                <w:rPr>
                  <w:b w:val="0"/>
                  <w:bCs/>
                  <w:color w:val="181818"/>
                  <w:sz w:val="20"/>
                  <w:szCs w:val="20"/>
                  <w:lang w:val="en-US"/>
                  <w:rPrChange w:id="424" w:author="JULIA ISABEL ROBERTO" w:date="2022-05-19T18:25:00Z">
                    <w:rPr>
                      <w:color w:val="181818"/>
                      <w:sz w:val="20"/>
                      <w:szCs w:val="20"/>
                      <w:lang w:val="en-US"/>
                    </w:rPr>
                  </w:rPrChange>
                </w:rPr>
                <w:delText>(Youtube</w:delText>
              </w:r>
            </w:del>
            <w:ins w:id="425" w:author="JULIA ISABEL ROBERTO" w:date="2022-05-19T18:29:00Z">
              <w:r w:rsidR="00EC2643" w:rsidRPr="00EC2643">
                <w:rPr>
                  <w:b w:val="0"/>
                  <w:bCs/>
                  <w:color w:val="181818"/>
                  <w:sz w:val="20"/>
                  <w:szCs w:val="20"/>
                  <w:lang w:val="en-US"/>
                </w:rPr>
                <w:t>YouTube</w:t>
              </w:r>
            </w:ins>
            <w:del w:id="426" w:author="JULIA ISABEL ROBERTO" w:date="2022-05-19T18:29:00Z">
              <w:r w:rsidRPr="007F0734" w:rsidDel="00EC2643">
                <w:rPr>
                  <w:b w:val="0"/>
                  <w:bCs/>
                  <w:color w:val="181818"/>
                  <w:sz w:val="20"/>
                  <w:szCs w:val="20"/>
                  <w:lang w:val="en-US"/>
                  <w:rPrChange w:id="427" w:author="JULIA ISABEL ROBERTO" w:date="2022-05-19T18:25:00Z">
                    <w:rPr>
                      <w:color w:val="181818"/>
                      <w:sz w:val="20"/>
                      <w:szCs w:val="20"/>
                      <w:lang w:val="en-US"/>
                    </w:rPr>
                  </w:rPrChange>
                </w:rPr>
                <w:delText>)</w:delText>
              </w:r>
            </w:del>
            <w:r w:rsidRPr="007F0734">
              <w:rPr>
                <w:b w:val="0"/>
                <w:bCs/>
                <w:sz w:val="20"/>
                <w:szCs w:val="20"/>
                <w:lang w:val="en-US"/>
                <w:rPrChange w:id="428" w:author="JULIA ISABEL ROBERTO" w:date="2022-05-19T18:25:00Z">
                  <w:rPr>
                    <w:sz w:val="20"/>
                    <w:szCs w:val="20"/>
                    <w:lang w:val="en-US"/>
                  </w:rPr>
                </w:rPrChange>
              </w:rPr>
              <w:t xml:space="preserve">. </w:t>
            </w:r>
            <w:r w:rsidR="004C6BAC" w:rsidRPr="007F0734">
              <w:rPr>
                <w:b w:val="0"/>
                <w:bCs/>
                <w:rPrChange w:id="429" w:author="JULIA ISABEL ROBERTO" w:date="2022-05-19T18:25:00Z">
                  <w:rPr/>
                </w:rPrChange>
              </w:rPr>
              <w:fldChar w:fldCharType="begin"/>
            </w:r>
            <w:r w:rsidR="004C6BAC" w:rsidRPr="00EC2643">
              <w:rPr>
                <w:b w:val="0"/>
                <w:bCs/>
                <w:rPrChange w:id="430" w:author="JULIA ISABEL ROBERTO" w:date="2022-05-19T18:29:00Z">
                  <w:rPr/>
                </w:rPrChange>
              </w:rPr>
              <w:instrText xml:space="preserve"> HYPERLINK "https://www.youtube.com/watch?v=y3NqB6wUkuE" \h </w:instrText>
            </w:r>
            <w:r w:rsidR="004C6BAC" w:rsidRPr="007F0734">
              <w:rPr>
                <w:b w:val="0"/>
                <w:bCs/>
                <w:rPrChange w:id="431" w:author="JULIA ISABEL ROBERTO" w:date="2022-05-19T18:25:00Z">
                  <w:rPr/>
                </w:rPrChange>
              </w:rPr>
              <w:fldChar w:fldCharType="separate"/>
            </w:r>
            <w:r w:rsidRPr="007F0734">
              <w:rPr>
                <w:b w:val="0"/>
                <w:bCs/>
                <w:color w:val="1155CC"/>
                <w:sz w:val="20"/>
                <w:szCs w:val="20"/>
                <w:u w:val="single"/>
                <w:lang w:val="en-US"/>
                <w:rPrChange w:id="432" w:author="JULIA ISABEL ROBERTO" w:date="2022-05-19T18:25:00Z">
                  <w:rPr>
                    <w:color w:val="1155CC"/>
                    <w:sz w:val="20"/>
                    <w:szCs w:val="20"/>
                    <w:u w:val="single"/>
                    <w:lang w:val="en-US"/>
                  </w:rPr>
                </w:rPrChange>
              </w:rPr>
              <w:t>https://www.youtube.com/watch?v=y3NqB6wUkuE</w:t>
            </w:r>
            <w:r w:rsidR="004C6BAC" w:rsidRPr="007F0734">
              <w:rPr>
                <w:b w:val="0"/>
                <w:bCs/>
                <w:color w:val="1155CC"/>
                <w:sz w:val="20"/>
                <w:szCs w:val="20"/>
                <w:u w:val="single"/>
                <w:lang w:val="en-US"/>
                <w:rPrChange w:id="433" w:author="JULIA ISABEL ROBERTO" w:date="2022-05-19T18:25:00Z">
                  <w:rPr>
                    <w:color w:val="1155CC"/>
                    <w:sz w:val="20"/>
                    <w:szCs w:val="20"/>
                    <w:u w:val="single"/>
                    <w:lang w:val="en-US"/>
                  </w:rPr>
                </w:rPrChange>
              </w:rPr>
              <w:fldChar w:fldCharType="end"/>
            </w:r>
            <w:r w:rsidRPr="007F0734">
              <w:rPr>
                <w:b w:val="0"/>
                <w:bCs/>
                <w:sz w:val="20"/>
                <w:szCs w:val="20"/>
                <w:lang w:val="en-US"/>
                <w:rPrChange w:id="434" w:author="JULIA ISABEL ROBERTO" w:date="2022-05-19T18:25:00Z">
                  <w:rPr>
                    <w:sz w:val="20"/>
                    <w:szCs w:val="20"/>
                    <w:lang w:val="en-US"/>
                  </w:rPr>
                </w:rPrChange>
              </w:rPr>
              <w:t xml:space="preserve"> </w:t>
            </w:r>
          </w:p>
        </w:tc>
        <w:tc>
          <w:tcPr>
            <w:tcW w:w="2285" w:type="dxa"/>
            <w:tcMar>
              <w:top w:w="100" w:type="dxa"/>
              <w:left w:w="100" w:type="dxa"/>
              <w:bottom w:w="100" w:type="dxa"/>
              <w:right w:w="100" w:type="dxa"/>
            </w:tcMar>
          </w:tcPr>
          <w:p w14:paraId="00000144" w14:textId="75A90522" w:rsidR="00F802DC" w:rsidRPr="007F0734" w:rsidRDefault="0046407F">
            <w:pPr>
              <w:spacing w:line="360" w:lineRule="auto"/>
              <w:jc w:val="both"/>
              <w:rPr>
                <w:b w:val="0"/>
                <w:bCs/>
                <w:color w:val="181818"/>
                <w:sz w:val="20"/>
                <w:szCs w:val="20"/>
                <w:rPrChange w:id="435" w:author="JULIA ISABEL ROBERTO" w:date="2022-05-19T18:25:00Z">
                  <w:rPr>
                    <w:color w:val="181818"/>
                    <w:sz w:val="20"/>
                    <w:szCs w:val="20"/>
                  </w:rPr>
                </w:rPrChange>
              </w:rPr>
            </w:pPr>
            <w:r w:rsidRPr="007F0734">
              <w:rPr>
                <w:b w:val="0"/>
                <w:bCs/>
                <w:color w:val="181818"/>
                <w:sz w:val="20"/>
                <w:szCs w:val="20"/>
                <w:rPrChange w:id="436" w:author="JULIA ISABEL ROBERTO" w:date="2022-05-19T18:25:00Z">
                  <w:rPr>
                    <w:color w:val="181818"/>
                    <w:sz w:val="20"/>
                    <w:szCs w:val="20"/>
                  </w:rPr>
                </w:rPrChange>
              </w:rPr>
              <w:t>Video</w:t>
            </w:r>
            <w:del w:id="437" w:author="JULIA ISABEL ROBERTO" w:date="2022-05-19T18:30:00Z">
              <w:r w:rsidRPr="007F0734" w:rsidDel="002441A6">
                <w:rPr>
                  <w:b w:val="0"/>
                  <w:bCs/>
                  <w:color w:val="181818"/>
                  <w:sz w:val="20"/>
                  <w:szCs w:val="20"/>
                  <w:rPrChange w:id="438" w:author="JULIA ISABEL ROBERTO" w:date="2022-05-19T18:25:00Z">
                    <w:rPr>
                      <w:color w:val="181818"/>
                      <w:sz w:val="20"/>
                      <w:szCs w:val="20"/>
                    </w:rPr>
                  </w:rPrChange>
                </w:rPr>
                <w:delText xml:space="preserve"> canal de Youtube</w:delText>
              </w:r>
            </w:del>
          </w:p>
        </w:tc>
        <w:tc>
          <w:tcPr>
            <w:tcW w:w="2699" w:type="dxa"/>
            <w:tcMar>
              <w:top w:w="100" w:type="dxa"/>
              <w:left w:w="100" w:type="dxa"/>
              <w:bottom w:w="100" w:type="dxa"/>
              <w:right w:w="100" w:type="dxa"/>
            </w:tcMar>
          </w:tcPr>
          <w:p w14:paraId="00000145" w14:textId="77777777" w:rsidR="00F802DC" w:rsidRPr="007F0734" w:rsidRDefault="004C6BAC">
            <w:pPr>
              <w:spacing w:line="360" w:lineRule="auto"/>
              <w:jc w:val="both"/>
              <w:rPr>
                <w:b w:val="0"/>
                <w:bCs/>
                <w:sz w:val="20"/>
                <w:szCs w:val="20"/>
                <w:rPrChange w:id="439" w:author="JULIA ISABEL ROBERTO" w:date="2022-05-19T18:25:00Z">
                  <w:rPr>
                    <w:sz w:val="20"/>
                    <w:szCs w:val="20"/>
                  </w:rPr>
                </w:rPrChange>
              </w:rPr>
            </w:pPr>
            <w:r w:rsidRPr="007F0734">
              <w:rPr>
                <w:b w:val="0"/>
                <w:bCs/>
                <w:rPrChange w:id="440" w:author="JULIA ISABEL ROBERTO" w:date="2022-05-19T18:25:00Z">
                  <w:rPr/>
                </w:rPrChange>
              </w:rPr>
              <w:fldChar w:fldCharType="begin"/>
            </w:r>
            <w:r w:rsidRPr="007F0734">
              <w:rPr>
                <w:b w:val="0"/>
                <w:bCs/>
                <w:rPrChange w:id="441" w:author="JULIA ISABEL ROBERTO" w:date="2022-05-19T18:25:00Z">
                  <w:rPr/>
                </w:rPrChange>
              </w:rPr>
              <w:instrText xml:space="preserve"> HYPERLINK "https://www.youtube.com/watch?v=y3NqB6wUkuE" \h </w:instrText>
            </w:r>
            <w:r w:rsidRPr="007F0734">
              <w:rPr>
                <w:b w:val="0"/>
                <w:bCs/>
                <w:rPrChange w:id="442" w:author="JULIA ISABEL ROBERTO" w:date="2022-05-19T18:25:00Z">
                  <w:rPr/>
                </w:rPrChange>
              </w:rPr>
              <w:fldChar w:fldCharType="separate"/>
            </w:r>
            <w:r w:rsidR="0046407F" w:rsidRPr="007F0734">
              <w:rPr>
                <w:b w:val="0"/>
                <w:bCs/>
                <w:color w:val="1155CC"/>
                <w:sz w:val="20"/>
                <w:szCs w:val="20"/>
                <w:u w:val="single"/>
                <w:rPrChange w:id="443" w:author="JULIA ISABEL ROBERTO" w:date="2022-05-19T18:25:00Z">
                  <w:rPr>
                    <w:color w:val="1155CC"/>
                    <w:sz w:val="20"/>
                    <w:szCs w:val="20"/>
                    <w:u w:val="single"/>
                  </w:rPr>
                </w:rPrChange>
              </w:rPr>
              <w:t>https://www.youtube.com/watch?v=y3NqB6wUkuE</w:t>
            </w:r>
            <w:r w:rsidRPr="007F0734">
              <w:rPr>
                <w:b w:val="0"/>
                <w:bCs/>
                <w:color w:val="1155CC"/>
                <w:sz w:val="20"/>
                <w:szCs w:val="20"/>
                <w:u w:val="single"/>
                <w:rPrChange w:id="444" w:author="JULIA ISABEL ROBERTO" w:date="2022-05-19T18:25:00Z">
                  <w:rPr>
                    <w:color w:val="1155CC"/>
                    <w:sz w:val="20"/>
                    <w:szCs w:val="20"/>
                    <w:u w:val="single"/>
                  </w:rPr>
                </w:rPrChange>
              </w:rPr>
              <w:fldChar w:fldCharType="end"/>
            </w:r>
            <w:r w:rsidR="0046407F" w:rsidRPr="007F0734">
              <w:rPr>
                <w:b w:val="0"/>
                <w:bCs/>
                <w:sz w:val="20"/>
                <w:szCs w:val="20"/>
                <w:rPrChange w:id="445" w:author="JULIA ISABEL ROBERTO" w:date="2022-05-19T18:25:00Z">
                  <w:rPr>
                    <w:sz w:val="20"/>
                    <w:szCs w:val="20"/>
                  </w:rPr>
                </w:rPrChange>
              </w:rPr>
              <w:t xml:space="preserve"> </w:t>
            </w:r>
          </w:p>
        </w:tc>
      </w:tr>
      <w:tr w:rsidR="00F802DC" w:rsidDel="007F0734" w14:paraId="35FA7C68" w14:textId="6C52E3CA">
        <w:trPr>
          <w:trHeight w:val="393"/>
          <w:del w:id="446" w:author="JULIA ISABEL ROBERTO" w:date="2022-05-19T18:24:00Z"/>
        </w:trPr>
        <w:tc>
          <w:tcPr>
            <w:tcW w:w="2386" w:type="dxa"/>
            <w:tcMar>
              <w:top w:w="100" w:type="dxa"/>
              <w:left w:w="100" w:type="dxa"/>
              <w:bottom w:w="100" w:type="dxa"/>
              <w:right w:w="100" w:type="dxa"/>
            </w:tcMar>
          </w:tcPr>
          <w:p w14:paraId="00000146" w14:textId="76F08562" w:rsidR="00F802DC" w:rsidDel="007F0734" w:rsidRDefault="00F802DC">
            <w:pPr>
              <w:spacing w:line="360" w:lineRule="auto"/>
              <w:jc w:val="both"/>
              <w:rPr>
                <w:del w:id="447" w:author="JULIA ISABEL ROBERTO" w:date="2022-05-19T18:24:00Z"/>
                <w:color w:val="181818"/>
                <w:sz w:val="20"/>
                <w:szCs w:val="20"/>
              </w:rPr>
            </w:pPr>
          </w:p>
        </w:tc>
        <w:tc>
          <w:tcPr>
            <w:tcW w:w="2179" w:type="dxa"/>
            <w:tcMar>
              <w:top w:w="100" w:type="dxa"/>
              <w:left w:w="100" w:type="dxa"/>
              <w:bottom w:w="100" w:type="dxa"/>
              <w:right w:w="100" w:type="dxa"/>
            </w:tcMar>
          </w:tcPr>
          <w:p w14:paraId="00000147" w14:textId="0439FB0A" w:rsidR="00F802DC" w:rsidDel="007F0734" w:rsidRDefault="00F802DC">
            <w:pPr>
              <w:spacing w:line="360" w:lineRule="auto"/>
              <w:jc w:val="both"/>
              <w:rPr>
                <w:del w:id="448" w:author="JULIA ISABEL ROBERTO" w:date="2022-05-19T18:24:00Z"/>
                <w:i/>
                <w:sz w:val="20"/>
                <w:szCs w:val="20"/>
              </w:rPr>
            </w:pPr>
          </w:p>
        </w:tc>
        <w:tc>
          <w:tcPr>
            <w:tcW w:w="2285" w:type="dxa"/>
            <w:tcMar>
              <w:top w:w="100" w:type="dxa"/>
              <w:left w:w="100" w:type="dxa"/>
              <w:bottom w:w="100" w:type="dxa"/>
              <w:right w:w="100" w:type="dxa"/>
            </w:tcMar>
          </w:tcPr>
          <w:p w14:paraId="00000148" w14:textId="3F605A9E" w:rsidR="00F802DC" w:rsidDel="007F0734" w:rsidRDefault="00F802DC">
            <w:pPr>
              <w:spacing w:line="360" w:lineRule="auto"/>
              <w:jc w:val="both"/>
              <w:rPr>
                <w:del w:id="449" w:author="JULIA ISABEL ROBERTO" w:date="2022-05-19T18:24:00Z"/>
                <w:color w:val="181818"/>
                <w:sz w:val="20"/>
                <w:szCs w:val="20"/>
              </w:rPr>
            </w:pPr>
          </w:p>
        </w:tc>
        <w:tc>
          <w:tcPr>
            <w:tcW w:w="2699" w:type="dxa"/>
            <w:tcMar>
              <w:top w:w="100" w:type="dxa"/>
              <w:left w:w="100" w:type="dxa"/>
              <w:bottom w:w="100" w:type="dxa"/>
              <w:right w:w="100" w:type="dxa"/>
            </w:tcMar>
          </w:tcPr>
          <w:p w14:paraId="00000149" w14:textId="6E812AC6" w:rsidR="00F802DC" w:rsidDel="007F0734" w:rsidRDefault="00F802DC">
            <w:pPr>
              <w:spacing w:line="360" w:lineRule="auto"/>
              <w:jc w:val="both"/>
              <w:rPr>
                <w:del w:id="450" w:author="JULIA ISABEL ROBERTO" w:date="2022-05-19T18:24:00Z"/>
                <w:sz w:val="20"/>
                <w:szCs w:val="20"/>
              </w:rPr>
            </w:pPr>
          </w:p>
        </w:tc>
      </w:tr>
    </w:tbl>
    <w:p w14:paraId="0000014A" w14:textId="77777777" w:rsidR="00F802DC" w:rsidRDefault="00F802DC">
      <w:pPr>
        <w:spacing w:line="360" w:lineRule="auto"/>
        <w:jc w:val="both"/>
        <w:rPr>
          <w:sz w:val="20"/>
          <w:szCs w:val="20"/>
        </w:rPr>
      </w:pPr>
    </w:p>
    <w:p w14:paraId="0000014B" w14:textId="77777777" w:rsidR="00F802DC" w:rsidRDefault="0046407F" w:rsidP="007212B4">
      <w:pPr>
        <w:keepNext/>
        <w:keepLines/>
        <w:numPr>
          <w:ilvl w:val="0"/>
          <w:numId w:val="9"/>
        </w:numPr>
        <w:pBdr>
          <w:top w:val="nil"/>
          <w:left w:val="nil"/>
          <w:bottom w:val="nil"/>
          <w:right w:val="nil"/>
          <w:between w:val="nil"/>
        </w:pBdr>
        <w:spacing w:before="240" w:line="360" w:lineRule="auto"/>
        <w:ind w:left="426"/>
        <w:jc w:val="both"/>
        <w:rPr>
          <w:b/>
          <w:color w:val="000000"/>
          <w:sz w:val="20"/>
          <w:szCs w:val="20"/>
        </w:rPr>
        <w:pPrChange w:id="451" w:author="JULIA ISABEL ROBERTO" w:date="2022-05-19T15:22:00Z">
          <w:pPr>
            <w:keepNext/>
            <w:keepLines/>
            <w:numPr>
              <w:numId w:val="3"/>
            </w:numPr>
            <w:pBdr>
              <w:top w:val="nil"/>
              <w:left w:val="nil"/>
              <w:bottom w:val="nil"/>
              <w:right w:val="nil"/>
              <w:between w:val="nil"/>
            </w:pBdr>
            <w:spacing w:before="240" w:line="360" w:lineRule="auto"/>
            <w:ind w:left="426" w:hanging="360"/>
            <w:jc w:val="both"/>
          </w:pPr>
        </w:pPrChange>
      </w:pPr>
      <w:r>
        <w:rPr>
          <w:b/>
          <w:color w:val="000000"/>
          <w:sz w:val="20"/>
          <w:szCs w:val="20"/>
        </w:rPr>
        <w:t>GLOSARIO</w:t>
      </w:r>
      <w:del w:id="452" w:author="JULIA ISABEL ROBERTO" w:date="2022-05-19T19:20:00Z">
        <w:r w:rsidDel="00C41A19">
          <w:rPr>
            <w:b/>
            <w:color w:val="000000"/>
            <w:sz w:val="20"/>
            <w:szCs w:val="20"/>
          </w:rPr>
          <w:delText xml:space="preserve">: </w:delText>
        </w:r>
      </w:del>
    </w:p>
    <w:p w14:paraId="0000014C" w14:textId="77777777" w:rsidR="00F802DC" w:rsidRDefault="00F802DC">
      <w:pPr>
        <w:pBdr>
          <w:top w:val="nil"/>
          <w:left w:val="nil"/>
          <w:bottom w:val="nil"/>
          <w:right w:val="nil"/>
          <w:between w:val="nil"/>
        </w:pBdr>
        <w:spacing w:line="360" w:lineRule="auto"/>
        <w:ind w:left="426"/>
        <w:jc w:val="both"/>
        <w:rPr>
          <w:color w:val="000000"/>
          <w:sz w:val="20"/>
          <w:szCs w:val="20"/>
        </w:rPr>
      </w:pPr>
    </w:p>
    <w:tbl>
      <w:tblPr>
        <w:tblStyle w:val="affd"/>
        <w:tblW w:w="91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7"/>
        <w:gridCol w:w="7233"/>
      </w:tblGrid>
      <w:tr w:rsidR="00F802DC" w14:paraId="65837639" w14:textId="77777777">
        <w:trPr>
          <w:trHeight w:val="220"/>
        </w:trPr>
        <w:tc>
          <w:tcPr>
            <w:tcW w:w="1957" w:type="dxa"/>
            <w:shd w:val="clear" w:color="auto" w:fill="F9CB9C"/>
            <w:tcMar>
              <w:top w:w="100" w:type="dxa"/>
              <w:left w:w="100" w:type="dxa"/>
              <w:bottom w:w="100" w:type="dxa"/>
              <w:right w:w="100" w:type="dxa"/>
            </w:tcMar>
          </w:tcPr>
          <w:p w14:paraId="0000014D" w14:textId="77777777" w:rsidR="00F802DC" w:rsidRDefault="0046407F">
            <w:pPr>
              <w:spacing w:line="360" w:lineRule="auto"/>
              <w:jc w:val="both"/>
              <w:rPr>
                <w:color w:val="181818"/>
                <w:sz w:val="20"/>
                <w:szCs w:val="20"/>
              </w:rPr>
            </w:pPr>
            <w:r>
              <w:rPr>
                <w:color w:val="181818"/>
                <w:sz w:val="20"/>
                <w:szCs w:val="20"/>
              </w:rPr>
              <w:t>TÉRMINO</w:t>
            </w:r>
          </w:p>
        </w:tc>
        <w:tc>
          <w:tcPr>
            <w:tcW w:w="7233" w:type="dxa"/>
            <w:shd w:val="clear" w:color="auto" w:fill="F9CB9C"/>
            <w:tcMar>
              <w:top w:w="100" w:type="dxa"/>
              <w:left w:w="100" w:type="dxa"/>
              <w:bottom w:w="100" w:type="dxa"/>
              <w:right w:w="100" w:type="dxa"/>
            </w:tcMar>
          </w:tcPr>
          <w:p w14:paraId="0000014E" w14:textId="77777777" w:rsidR="00F802DC" w:rsidRDefault="0046407F">
            <w:pPr>
              <w:spacing w:line="360" w:lineRule="auto"/>
              <w:jc w:val="both"/>
              <w:rPr>
                <w:color w:val="000000"/>
                <w:sz w:val="20"/>
                <w:szCs w:val="20"/>
              </w:rPr>
            </w:pPr>
            <w:r>
              <w:rPr>
                <w:color w:val="000000"/>
                <w:sz w:val="20"/>
                <w:szCs w:val="20"/>
              </w:rPr>
              <w:t>SIGNIFICADO</w:t>
            </w:r>
          </w:p>
        </w:tc>
      </w:tr>
      <w:tr w:rsidR="00F802DC" w14:paraId="7F5B5DBE" w14:textId="77777777">
        <w:trPr>
          <w:trHeight w:val="260"/>
        </w:trPr>
        <w:tc>
          <w:tcPr>
            <w:tcW w:w="1957" w:type="dxa"/>
            <w:tcMar>
              <w:top w:w="100" w:type="dxa"/>
              <w:left w:w="100" w:type="dxa"/>
              <w:bottom w:w="100" w:type="dxa"/>
              <w:right w:w="100" w:type="dxa"/>
            </w:tcMar>
          </w:tcPr>
          <w:p w14:paraId="0000014F" w14:textId="77777777" w:rsidR="00F802DC" w:rsidRDefault="0046407F">
            <w:pPr>
              <w:spacing w:line="360" w:lineRule="auto"/>
              <w:jc w:val="both"/>
              <w:rPr>
                <w:color w:val="181818"/>
                <w:sz w:val="20"/>
                <w:szCs w:val="20"/>
              </w:rPr>
            </w:pPr>
            <w:r>
              <w:rPr>
                <w:color w:val="181818"/>
                <w:sz w:val="20"/>
                <w:szCs w:val="20"/>
              </w:rPr>
              <w:t>Código QR</w:t>
            </w:r>
            <w:del w:id="453" w:author="JULIA ISABEL ROBERTO" w:date="2022-05-19T19:28:00Z">
              <w:r w:rsidDel="00796CD7">
                <w:rPr>
                  <w:color w:val="181818"/>
                  <w:sz w:val="20"/>
                  <w:szCs w:val="20"/>
                </w:rPr>
                <w:delText>:</w:delText>
              </w:r>
            </w:del>
          </w:p>
        </w:tc>
        <w:tc>
          <w:tcPr>
            <w:tcW w:w="7233" w:type="dxa"/>
            <w:tcMar>
              <w:top w:w="100" w:type="dxa"/>
              <w:left w:w="100" w:type="dxa"/>
              <w:bottom w:w="100" w:type="dxa"/>
              <w:right w:w="100" w:type="dxa"/>
            </w:tcMar>
          </w:tcPr>
          <w:p w14:paraId="00000150" w14:textId="32AB6657" w:rsidR="00F802DC" w:rsidRPr="00796CD7" w:rsidRDefault="004E3B78">
            <w:pPr>
              <w:spacing w:line="360" w:lineRule="auto"/>
              <w:jc w:val="both"/>
              <w:rPr>
                <w:b w:val="0"/>
                <w:bCs/>
                <w:color w:val="181818"/>
                <w:sz w:val="20"/>
                <w:szCs w:val="20"/>
                <w:rPrChange w:id="454" w:author="JULIA ISABEL ROBERTO" w:date="2022-05-19T19:28:00Z">
                  <w:rPr>
                    <w:color w:val="181818"/>
                    <w:sz w:val="20"/>
                    <w:szCs w:val="20"/>
                  </w:rPr>
                </w:rPrChange>
              </w:rPr>
            </w:pPr>
            <w:ins w:id="455" w:author="JULIA ISABEL ROBERTO" w:date="2022-05-19T19:30:00Z">
              <w:r>
                <w:rPr>
                  <w:b w:val="0"/>
                  <w:bCs/>
                  <w:color w:val="181818"/>
                  <w:sz w:val="20"/>
                  <w:szCs w:val="20"/>
                </w:rPr>
                <w:t>E</w:t>
              </w:r>
            </w:ins>
            <w:del w:id="456" w:author="JULIA ISABEL ROBERTO" w:date="2022-05-19T19:30:00Z">
              <w:r w:rsidR="0046407F" w:rsidRPr="00796CD7" w:rsidDel="004E3B78">
                <w:rPr>
                  <w:b w:val="0"/>
                  <w:bCs/>
                  <w:color w:val="181818"/>
                  <w:sz w:val="20"/>
                  <w:szCs w:val="20"/>
                  <w:rPrChange w:id="457" w:author="JULIA ISABEL ROBERTO" w:date="2022-05-19T19:28:00Z">
                    <w:rPr>
                      <w:color w:val="181818"/>
                      <w:sz w:val="20"/>
                      <w:szCs w:val="20"/>
                    </w:rPr>
                  </w:rPrChange>
                </w:rPr>
                <w:delText>e</w:delText>
              </w:r>
            </w:del>
            <w:r w:rsidR="0046407F" w:rsidRPr="00796CD7">
              <w:rPr>
                <w:b w:val="0"/>
                <w:bCs/>
                <w:color w:val="181818"/>
                <w:sz w:val="20"/>
                <w:szCs w:val="20"/>
                <w:rPrChange w:id="458" w:author="JULIA ISABEL ROBERTO" w:date="2022-05-19T19:28:00Z">
                  <w:rPr>
                    <w:color w:val="181818"/>
                    <w:sz w:val="20"/>
                    <w:szCs w:val="20"/>
                  </w:rPr>
                </w:rPrChange>
              </w:rPr>
              <w:t>s la evolución del código de barras, se trata de una impresión con un código visual</w:t>
            </w:r>
            <w:ins w:id="459" w:author="JULIA ISABEL ROBERTO" w:date="2022-05-19T19:30:00Z">
              <w:r>
                <w:rPr>
                  <w:b w:val="0"/>
                  <w:bCs/>
                  <w:color w:val="181818"/>
                  <w:sz w:val="20"/>
                  <w:szCs w:val="20"/>
                </w:rPr>
                <w:t>,</w:t>
              </w:r>
            </w:ins>
            <w:r w:rsidR="0046407F" w:rsidRPr="00796CD7">
              <w:rPr>
                <w:b w:val="0"/>
                <w:bCs/>
                <w:color w:val="181818"/>
                <w:sz w:val="20"/>
                <w:szCs w:val="20"/>
                <w:rPrChange w:id="460" w:author="JULIA ISABEL ROBERTO" w:date="2022-05-19T19:28:00Z">
                  <w:rPr>
                    <w:color w:val="181818"/>
                    <w:sz w:val="20"/>
                    <w:szCs w:val="20"/>
                  </w:rPr>
                </w:rPrChange>
              </w:rPr>
              <w:t xml:space="preserve"> el cual es leído y descifrado por lectores ópticos (cámaras, láser) que transmiten los datos a una máquina o computadora.</w:t>
            </w:r>
          </w:p>
        </w:tc>
      </w:tr>
      <w:tr w:rsidR="00F802DC" w14:paraId="6F283795" w14:textId="77777777">
        <w:trPr>
          <w:trHeight w:val="260"/>
        </w:trPr>
        <w:tc>
          <w:tcPr>
            <w:tcW w:w="1957" w:type="dxa"/>
            <w:tcMar>
              <w:top w:w="100" w:type="dxa"/>
              <w:left w:w="100" w:type="dxa"/>
              <w:bottom w:w="100" w:type="dxa"/>
              <w:right w:w="100" w:type="dxa"/>
            </w:tcMar>
          </w:tcPr>
          <w:p w14:paraId="00000151" w14:textId="77777777" w:rsidR="00F802DC" w:rsidRDefault="0046407F">
            <w:pPr>
              <w:spacing w:line="360" w:lineRule="auto"/>
              <w:jc w:val="both"/>
              <w:rPr>
                <w:color w:val="181818"/>
                <w:sz w:val="20"/>
                <w:szCs w:val="20"/>
              </w:rPr>
            </w:pPr>
            <w:r>
              <w:rPr>
                <w:color w:val="181818"/>
                <w:sz w:val="20"/>
                <w:szCs w:val="20"/>
              </w:rPr>
              <w:t>Cuarta revolución industrial</w:t>
            </w:r>
            <w:del w:id="461" w:author="JULIA ISABEL ROBERTO" w:date="2022-05-19T19:28:00Z">
              <w:r w:rsidDel="00796CD7">
                <w:rPr>
                  <w:color w:val="181818"/>
                  <w:sz w:val="20"/>
                  <w:szCs w:val="20"/>
                </w:rPr>
                <w:delText>:</w:delText>
              </w:r>
            </w:del>
          </w:p>
        </w:tc>
        <w:tc>
          <w:tcPr>
            <w:tcW w:w="7233" w:type="dxa"/>
            <w:tcMar>
              <w:top w:w="100" w:type="dxa"/>
              <w:left w:w="100" w:type="dxa"/>
              <w:bottom w:w="100" w:type="dxa"/>
              <w:right w:w="100" w:type="dxa"/>
            </w:tcMar>
          </w:tcPr>
          <w:p w14:paraId="00000152" w14:textId="02E885BD" w:rsidR="00F802DC" w:rsidRPr="00796CD7" w:rsidRDefault="0046407F">
            <w:pPr>
              <w:spacing w:line="360" w:lineRule="auto"/>
              <w:jc w:val="both"/>
              <w:rPr>
                <w:b w:val="0"/>
                <w:bCs/>
                <w:color w:val="181818"/>
                <w:sz w:val="20"/>
                <w:szCs w:val="20"/>
                <w:rPrChange w:id="462" w:author="JULIA ISABEL ROBERTO" w:date="2022-05-19T19:28:00Z">
                  <w:rPr>
                    <w:color w:val="181818"/>
                    <w:sz w:val="20"/>
                    <w:szCs w:val="20"/>
                  </w:rPr>
                </w:rPrChange>
              </w:rPr>
            </w:pPr>
            <w:del w:id="463" w:author="JULIA ISABEL ROBERTO" w:date="2022-05-19T19:30:00Z">
              <w:r w:rsidRPr="004E3B78" w:rsidDel="004E3B78">
                <w:rPr>
                  <w:b w:val="0"/>
                  <w:bCs/>
                  <w:iCs/>
                  <w:color w:val="181818"/>
                  <w:sz w:val="20"/>
                  <w:szCs w:val="20"/>
                  <w:rPrChange w:id="464" w:author="JULIA ISABEL ROBERTO" w:date="2022-05-19T19:30:00Z">
                    <w:rPr>
                      <w:i/>
                      <w:color w:val="181818"/>
                      <w:sz w:val="20"/>
                      <w:szCs w:val="20"/>
                    </w:rPr>
                  </w:rPrChange>
                </w:rPr>
                <w:delText>(</w:delText>
              </w:r>
            </w:del>
            <w:r w:rsidRPr="004E3B78">
              <w:rPr>
                <w:b w:val="0"/>
                <w:bCs/>
                <w:iCs/>
                <w:color w:val="181818"/>
                <w:sz w:val="20"/>
                <w:szCs w:val="20"/>
                <w:rPrChange w:id="465" w:author="JULIA ISABEL ROBERTO" w:date="2022-05-19T19:30:00Z">
                  <w:rPr>
                    <w:i/>
                    <w:color w:val="181818"/>
                    <w:sz w:val="20"/>
                    <w:szCs w:val="20"/>
                  </w:rPr>
                </w:rPrChange>
              </w:rPr>
              <w:t>Industria 4.0</w:t>
            </w:r>
            <w:del w:id="466" w:author="JULIA ISABEL ROBERTO" w:date="2022-05-19T19:30:00Z">
              <w:r w:rsidRPr="004E3B78" w:rsidDel="004E3B78">
                <w:rPr>
                  <w:b w:val="0"/>
                  <w:bCs/>
                  <w:iCs/>
                  <w:color w:val="181818"/>
                  <w:sz w:val="20"/>
                  <w:szCs w:val="20"/>
                  <w:rPrChange w:id="467" w:author="JULIA ISABEL ROBERTO" w:date="2022-05-19T19:30:00Z">
                    <w:rPr>
                      <w:i/>
                      <w:color w:val="181818"/>
                      <w:sz w:val="20"/>
                      <w:szCs w:val="20"/>
                    </w:rPr>
                  </w:rPrChange>
                </w:rPr>
                <w:delText>)</w:delText>
              </w:r>
              <w:r w:rsidRPr="004E3B78" w:rsidDel="004E3B78">
                <w:rPr>
                  <w:b w:val="0"/>
                  <w:bCs/>
                  <w:iCs/>
                  <w:color w:val="181818"/>
                  <w:sz w:val="20"/>
                  <w:szCs w:val="20"/>
                  <w:rPrChange w:id="468" w:author="JULIA ISABEL ROBERTO" w:date="2022-05-19T19:30:00Z">
                    <w:rPr>
                      <w:color w:val="181818"/>
                      <w:sz w:val="20"/>
                      <w:szCs w:val="20"/>
                    </w:rPr>
                  </w:rPrChange>
                </w:rPr>
                <w:delText>,</w:delText>
              </w:r>
            </w:del>
            <w:r w:rsidRPr="00796CD7">
              <w:rPr>
                <w:b w:val="0"/>
                <w:bCs/>
                <w:color w:val="181818"/>
                <w:sz w:val="20"/>
                <w:szCs w:val="20"/>
                <w:rPrChange w:id="469" w:author="JULIA ISABEL ROBERTO" w:date="2022-05-19T19:28:00Z">
                  <w:rPr>
                    <w:color w:val="181818"/>
                    <w:sz w:val="20"/>
                    <w:szCs w:val="20"/>
                  </w:rPr>
                </w:rPrChange>
              </w:rPr>
              <w:t xml:space="preserve"> es el término por el cual se denomina la actual etapa sobre las formas productivas y de vida por la que la humanidad está atravesando. Su base parte de las anteriores revoluciones industriales y se soporta además con el uso y posibilidades de la ciencia y </w:t>
            </w:r>
            <w:ins w:id="470" w:author="JULIA ISABEL ROBERTO" w:date="2022-05-19T19:34:00Z">
              <w:r w:rsidR="00B1090E">
                <w:rPr>
                  <w:b w:val="0"/>
                  <w:bCs/>
                  <w:color w:val="181818"/>
                  <w:sz w:val="20"/>
                  <w:szCs w:val="20"/>
                </w:rPr>
                <w:t xml:space="preserve">la </w:t>
              </w:r>
            </w:ins>
            <w:r w:rsidRPr="00796CD7">
              <w:rPr>
                <w:b w:val="0"/>
                <w:bCs/>
                <w:color w:val="181818"/>
                <w:sz w:val="20"/>
                <w:szCs w:val="20"/>
                <w:rPrChange w:id="471" w:author="JULIA ISABEL ROBERTO" w:date="2022-05-19T19:28:00Z">
                  <w:rPr>
                    <w:color w:val="181818"/>
                    <w:sz w:val="20"/>
                    <w:szCs w:val="20"/>
                  </w:rPr>
                </w:rPrChange>
              </w:rPr>
              <w:t xml:space="preserve">tecnología, entre ellas </w:t>
            </w:r>
            <w:ins w:id="472" w:author="JULIA ISABEL ROBERTO" w:date="2022-05-19T19:34:00Z">
              <w:r w:rsidR="00B1090E">
                <w:rPr>
                  <w:b w:val="0"/>
                  <w:bCs/>
                  <w:color w:val="181818"/>
                  <w:sz w:val="20"/>
                  <w:szCs w:val="20"/>
                </w:rPr>
                <w:t xml:space="preserve">el </w:t>
              </w:r>
            </w:ins>
            <w:r w:rsidRPr="00796CD7">
              <w:rPr>
                <w:b w:val="0"/>
                <w:bCs/>
                <w:color w:val="181818"/>
                <w:sz w:val="20"/>
                <w:szCs w:val="20"/>
                <w:rPrChange w:id="473" w:author="JULIA ISABEL ROBERTO" w:date="2022-05-19T19:28:00Z">
                  <w:rPr>
                    <w:color w:val="181818"/>
                    <w:sz w:val="20"/>
                    <w:szCs w:val="20"/>
                  </w:rPr>
                </w:rPrChange>
              </w:rPr>
              <w:t xml:space="preserve">manejo de datos, </w:t>
            </w:r>
            <w:ins w:id="474" w:author="JULIA ISABEL ROBERTO" w:date="2022-05-19T19:34:00Z">
              <w:r w:rsidR="00B1090E">
                <w:rPr>
                  <w:b w:val="0"/>
                  <w:bCs/>
                  <w:color w:val="181818"/>
                  <w:sz w:val="20"/>
                  <w:szCs w:val="20"/>
                </w:rPr>
                <w:t xml:space="preserve">el </w:t>
              </w:r>
            </w:ins>
            <w:r w:rsidRPr="00796CD7">
              <w:rPr>
                <w:b w:val="0"/>
                <w:bCs/>
                <w:color w:val="181818"/>
                <w:sz w:val="20"/>
                <w:szCs w:val="20"/>
                <w:rPrChange w:id="475" w:author="JULIA ISABEL ROBERTO" w:date="2022-05-19T19:28:00Z">
                  <w:rPr>
                    <w:color w:val="181818"/>
                    <w:sz w:val="20"/>
                    <w:szCs w:val="20"/>
                  </w:rPr>
                </w:rPrChange>
              </w:rPr>
              <w:t xml:space="preserve">procesamiento, </w:t>
            </w:r>
            <w:ins w:id="476" w:author="JULIA ISABEL ROBERTO" w:date="2022-05-19T19:34:00Z">
              <w:r w:rsidR="00B1090E">
                <w:rPr>
                  <w:b w:val="0"/>
                  <w:bCs/>
                  <w:color w:val="181818"/>
                  <w:sz w:val="20"/>
                  <w:szCs w:val="20"/>
                </w:rPr>
                <w:t xml:space="preserve">la </w:t>
              </w:r>
            </w:ins>
            <w:r w:rsidRPr="00796CD7">
              <w:rPr>
                <w:b w:val="0"/>
                <w:bCs/>
                <w:color w:val="181818"/>
                <w:sz w:val="20"/>
                <w:szCs w:val="20"/>
                <w:rPrChange w:id="477" w:author="JULIA ISABEL ROBERTO" w:date="2022-05-19T19:28:00Z">
                  <w:rPr>
                    <w:color w:val="181818"/>
                    <w:sz w:val="20"/>
                    <w:szCs w:val="20"/>
                  </w:rPr>
                </w:rPrChange>
              </w:rPr>
              <w:t xml:space="preserve">comunicación de información, </w:t>
            </w:r>
            <w:ins w:id="478" w:author="JULIA ISABEL ROBERTO" w:date="2022-05-19T19:35:00Z">
              <w:r w:rsidR="00B1090E">
                <w:rPr>
                  <w:b w:val="0"/>
                  <w:bCs/>
                  <w:color w:val="181818"/>
                  <w:sz w:val="20"/>
                  <w:szCs w:val="20"/>
                </w:rPr>
                <w:t xml:space="preserve">los </w:t>
              </w:r>
            </w:ins>
            <w:r w:rsidRPr="00796CD7">
              <w:rPr>
                <w:b w:val="0"/>
                <w:bCs/>
                <w:color w:val="181818"/>
                <w:sz w:val="20"/>
                <w:szCs w:val="20"/>
                <w:rPrChange w:id="479" w:author="JULIA ISABEL ROBERTO" w:date="2022-05-19T19:28:00Z">
                  <w:rPr>
                    <w:color w:val="181818"/>
                    <w:sz w:val="20"/>
                    <w:szCs w:val="20"/>
                  </w:rPr>
                </w:rPrChange>
              </w:rPr>
              <w:t xml:space="preserve">avances </w:t>
            </w:r>
            <w:ins w:id="480" w:author="JULIA ISABEL ROBERTO" w:date="2022-05-19T19:35:00Z">
              <w:r w:rsidR="00B1090E">
                <w:rPr>
                  <w:b w:val="0"/>
                  <w:bCs/>
                  <w:color w:val="181818"/>
                  <w:sz w:val="20"/>
                  <w:szCs w:val="20"/>
                </w:rPr>
                <w:t xml:space="preserve">de  </w:t>
              </w:r>
            </w:ins>
            <w:r w:rsidRPr="00796CD7">
              <w:rPr>
                <w:b w:val="0"/>
                <w:bCs/>
                <w:color w:val="181818"/>
                <w:sz w:val="20"/>
                <w:szCs w:val="20"/>
                <w:rPrChange w:id="481" w:author="JULIA ISABEL ROBERTO" w:date="2022-05-19T19:28:00Z">
                  <w:rPr>
                    <w:color w:val="181818"/>
                    <w:sz w:val="20"/>
                    <w:szCs w:val="20"/>
                  </w:rPr>
                </w:rPrChange>
              </w:rPr>
              <w:t>bioingenier</w:t>
            </w:r>
            <w:ins w:id="482" w:author="JULIA ISABEL ROBERTO" w:date="2022-05-19T19:35:00Z">
              <w:r w:rsidR="00B1090E">
                <w:rPr>
                  <w:b w:val="0"/>
                  <w:bCs/>
                  <w:color w:val="181818"/>
                  <w:sz w:val="20"/>
                  <w:szCs w:val="20"/>
                </w:rPr>
                <w:t>ía</w:t>
              </w:r>
            </w:ins>
            <w:del w:id="483" w:author="JULIA ISABEL ROBERTO" w:date="2022-05-19T19:35:00Z">
              <w:r w:rsidRPr="00796CD7" w:rsidDel="00B1090E">
                <w:rPr>
                  <w:b w:val="0"/>
                  <w:bCs/>
                  <w:color w:val="181818"/>
                  <w:sz w:val="20"/>
                  <w:szCs w:val="20"/>
                  <w:rPrChange w:id="484" w:author="JULIA ISABEL ROBERTO" w:date="2022-05-19T19:28:00Z">
                    <w:rPr>
                      <w:color w:val="181818"/>
                      <w:sz w:val="20"/>
                      <w:szCs w:val="20"/>
                    </w:rPr>
                  </w:rPrChange>
                </w:rPr>
                <w:delText>os</w:delText>
              </w:r>
            </w:del>
            <w:r w:rsidRPr="00796CD7">
              <w:rPr>
                <w:b w:val="0"/>
                <w:bCs/>
                <w:color w:val="181818"/>
                <w:sz w:val="20"/>
                <w:szCs w:val="20"/>
                <w:rPrChange w:id="485" w:author="JULIA ISABEL ROBERTO" w:date="2022-05-19T19:28:00Z">
                  <w:rPr>
                    <w:color w:val="181818"/>
                    <w:sz w:val="20"/>
                    <w:szCs w:val="20"/>
                  </w:rPr>
                </w:rPrChange>
              </w:rPr>
              <w:t xml:space="preserve"> y otras ramas de la ciencia e ingeniería.</w:t>
            </w:r>
          </w:p>
        </w:tc>
      </w:tr>
      <w:tr w:rsidR="00F802DC" w14:paraId="74E94F2E" w14:textId="77777777">
        <w:trPr>
          <w:trHeight w:val="260"/>
        </w:trPr>
        <w:tc>
          <w:tcPr>
            <w:tcW w:w="1957" w:type="dxa"/>
            <w:tcMar>
              <w:top w:w="100" w:type="dxa"/>
              <w:left w:w="100" w:type="dxa"/>
              <w:bottom w:w="100" w:type="dxa"/>
              <w:right w:w="100" w:type="dxa"/>
            </w:tcMar>
          </w:tcPr>
          <w:p w14:paraId="00000153" w14:textId="77777777" w:rsidR="00F802DC" w:rsidRDefault="0046407F">
            <w:pPr>
              <w:spacing w:line="360" w:lineRule="auto"/>
              <w:jc w:val="both"/>
              <w:rPr>
                <w:color w:val="181818"/>
                <w:sz w:val="20"/>
                <w:szCs w:val="20"/>
              </w:rPr>
            </w:pPr>
            <w:r>
              <w:rPr>
                <w:color w:val="181818"/>
                <w:sz w:val="20"/>
                <w:szCs w:val="20"/>
              </w:rPr>
              <w:t>Fuerza de venta</w:t>
            </w:r>
            <w:del w:id="486" w:author="JULIA ISABEL ROBERTO" w:date="2022-05-19T19:28:00Z">
              <w:r w:rsidDel="00796CD7">
                <w:rPr>
                  <w:color w:val="181818"/>
                  <w:sz w:val="20"/>
                  <w:szCs w:val="20"/>
                </w:rPr>
                <w:delText>:</w:delText>
              </w:r>
            </w:del>
          </w:p>
        </w:tc>
        <w:tc>
          <w:tcPr>
            <w:tcW w:w="7233" w:type="dxa"/>
            <w:tcMar>
              <w:top w:w="100" w:type="dxa"/>
              <w:left w:w="100" w:type="dxa"/>
              <w:bottom w:w="100" w:type="dxa"/>
              <w:right w:w="100" w:type="dxa"/>
            </w:tcMar>
          </w:tcPr>
          <w:p w14:paraId="00000154" w14:textId="40DB6060" w:rsidR="00F802DC" w:rsidRPr="00796CD7" w:rsidRDefault="00A942FE">
            <w:pPr>
              <w:spacing w:line="360" w:lineRule="auto"/>
              <w:jc w:val="both"/>
              <w:rPr>
                <w:b w:val="0"/>
                <w:bCs/>
                <w:color w:val="181818"/>
                <w:sz w:val="20"/>
                <w:szCs w:val="20"/>
                <w:rPrChange w:id="487" w:author="JULIA ISABEL ROBERTO" w:date="2022-05-19T19:28:00Z">
                  <w:rPr>
                    <w:color w:val="181818"/>
                    <w:sz w:val="20"/>
                    <w:szCs w:val="20"/>
                  </w:rPr>
                </w:rPrChange>
              </w:rPr>
            </w:pPr>
            <w:ins w:id="488" w:author="JULIA ISABEL ROBERTO" w:date="2022-05-19T19:35:00Z">
              <w:r>
                <w:rPr>
                  <w:b w:val="0"/>
                  <w:bCs/>
                  <w:color w:val="181818"/>
                  <w:sz w:val="20"/>
                  <w:szCs w:val="20"/>
                </w:rPr>
                <w:t>S</w:t>
              </w:r>
            </w:ins>
            <w:del w:id="489" w:author="JULIA ISABEL ROBERTO" w:date="2022-05-19T19:35:00Z">
              <w:r w:rsidR="0046407F" w:rsidRPr="00796CD7" w:rsidDel="00A942FE">
                <w:rPr>
                  <w:b w:val="0"/>
                  <w:bCs/>
                  <w:color w:val="181818"/>
                  <w:sz w:val="20"/>
                  <w:szCs w:val="20"/>
                  <w:rPrChange w:id="490" w:author="JULIA ISABEL ROBERTO" w:date="2022-05-19T19:28:00Z">
                    <w:rPr>
                      <w:color w:val="181818"/>
                      <w:sz w:val="20"/>
                      <w:szCs w:val="20"/>
                    </w:rPr>
                  </w:rPrChange>
                </w:rPr>
                <w:delText>s</w:delText>
              </w:r>
            </w:del>
            <w:r w:rsidR="0046407F" w:rsidRPr="00796CD7">
              <w:rPr>
                <w:b w:val="0"/>
                <w:bCs/>
                <w:color w:val="181818"/>
                <w:sz w:val="20"/>
                <w:szCs w:val="20"/>
                <w:rPrChange w:id="491" w:author="JULIA ISABEL ROBERTO" w:date="2022-05-19T19:28:00Z">
                  <w:rPr>
                    <w:color w:val="181818"/>
                    <w:sz w:val="20"/>
                    <w:szCs w:val="20"/>
                  </w:rPr>
                </w:rPrChange>
              </w:rPr>
              <w:t>e refiere al equipo de personas responsables de generar una efectiva producción a través de la oferta y venta</w:t>
            </w:r>
            <w:del w:id="492" w:author="JULIA ISABEL ROBERTO" w:date="2022-05-19T19:35:00Z">
              <w:r w:rsidR="0046407F" w:rsidRPr="00796CD7" w:rsidDel="00A942FE">
                <w:rPr>
                  <w:b w:val="0"/>
                  <w:bCs/>
                  <w:color w:val="181818"/>
                  <w:sz w:val="20"/>
                  <w:szCs w:val="20"/>
                  <w:rPrChange w:id="493" w:author="JULIA ISABEL ROBERTO" w:date="2022-05-19T19:28:00Z">
                    <w:rPr>
                      <w:color w:val="181818"/>
                      <w:sz w:val="20"/>
                      <w:szCs w:val="20"/>
                    </w:rPr>
                  </w:rPrChange>
                </w:rPr>
                <w:delText>s</w:delText>
              </w:r>
            </w:del>
            <w:r w:rsidR="0046407F" w:rsidRPr="00796CD7">
              <w:rPr>
                <w:b w:val="0"/>
                <w:bCs/>
                <w:color w:val="181818"/>
                <w:sz w:val="20"/>
                <w:szCs w:val="20"/>
                <w:rPrChange w:id="494" w:author="JULIA ISABEL ROBERTO" w:date="2022-05-19T19:28:00Z">
                  <w:rPr>
                    <w:color w:val="181818"/>
                    <w:sz w:val="20"/>
                    <w:szCs w:val="20"/>
                  </w:rPr>
                </w:rPrChange>
              </w:rPr>
              <w:t xml:space="preserve"> de servicios y productos.</w:t>
            </w:r>
          </w:p>
        </w:tc>
      </w:tr>
      <w:tr w:rsidR="00F802DC" w14:paraId="358F81E3" w14:textId="77777777">
        <w:trPr>
          <w:trHeight w:val="260"/>
        </w:trPr>
        <w:tc>
          <w:tcPr>
            <w:tcW w:w="1957" w:type="dxa"/>
            <w:tcMar>
              <w:top w:w="100" w:type="dxa"/>
              <w:left w:w="100" w:type="dxa"/>
              <w:bottom w:w="100" w:type="dxa"/>
              <w:right w:w="100" w:type="dxa"/>
            </w:tcMar>
          </w:tcPr>
          <w:p w14:paraId="00000155" w14:textId="77777777" w:rsidR="00F802DC" w:rsidRDefault="0046407F">
            <w:pPr>
              <w:spacing w:line="360" w:lineRule="auto"/>
              <w:jc w:val="both"/>
              <w:rPr>
                <w:color w:val="181818"/>
                <w:sz w:val="20"/>
                <w:szCs w:val="20"/>
              </w:rPr>
            </w:pPr>
            <w:proofErr w:type="spellStart"/>
            <w:r>
              <w:rPr>
                <w:i/>
                <w:color w:val="181818"/>
                <w:sz w:val="20"/>
                <w:szCs w:val="20"/>
              </w:rPr>
              <w:t>Merchandising</w:t>
            </w:r>
            <w:proofErr w:type="spellEnd"/>
            <w:del w:id="495" w:author="JULIA ISABEL ROBERTO" w:date="2022-05-19T19:28:00Z">
              <w:r w:rsidDel="00796CD7">
                <w:rPr>
                  <w:color w:val="181818"/>
                  <w:sz w:val="20"/>
                  <w:szCs w:val="20"/>
                </w:rPr>
                <w:delText>:</w:delText>
              </w:r>
            </w:del>
          </w:p>
        </w:tc>
        <w:tc>
          <w:tcPr>
            <w:tcW w:w="7233" w:type="dxa"/>
            <w:tcMar>
              <w:top w:w="100" w:type="dxa"/>
              <w:left w:w="100" w:type="dxa"/>
              <w:bottom w:w="100" w:type="dxa"/>
              <w:right w:w="100" w:type="dxa"/>
            </w:tcMar>
          </w:tcPr>
          <w:p w14:paraId="00000156" w14:textId="09186F30" w:rsidR="00F802DC" w:rsidRPr="00796CD7" w:rsidRDefault="00FA4CE2">
            <w:pPr>
              <w:spacing w:line="360" w:lineRule="auto"/>
              <w:jc w:val="both"/>
              <w:rPr>
                <w:b w:val="0"/>
                <w:bCs/>
                <w:color w:val="181818"/>
                <w:sz w:val="20"/>
                <w:szCs w:val="20"/>
                <w:rPrChange w:id="496" w:author="JULIA ISABEL ROBERTO" w:date="2022-05-19T19:28:00Z">
                  <w:rPr>
                    <w:color w:val="181818"/>
                    <w:sz w:val="20"/>
                    <w:szCs w:val="20"/>
                  </w:rPr>
                </w:rPrChange>
              </w:rPr>
            </w:pPr>
            <w:ins w:id="497" w:author="JULIA ISABEL ROBERTO" w:date="2022-05-19T19:35:00Z">
              <w:r>
                <w:rPr>
                  <w:b w:val="0"/>
                  <w:bCs/>
                  <w:color w:val="181818"/>
                  <w:sz w:val="20"/>
                  <w:szCs w:val="20"/>
                </w:rPr>
                <w:t>C</w:t>
              </w:r>
            </w:ins>
            <w:del w:id="498" w:author="JULIA ISABEL ROBERTO" w:date="2022-05-19T19:35:00Z">
              <w:r w:rsidR="0046407F" w:rsidRPr="00796CD7" w:rsidDel="00FA4CE2">
                <w:rPr>
                  <w:b w:val="0"/>
                  <w:bCs/>
                  <w:color w:val="181818"/>
                  <w:sz w:val="20"/>
                  <w:szCs w:val="20"/>
                  <w:rPrChange w:id="499" w:author="JULIA ISABEL ROBERTO" w:date="2022-05-19T19:28:00Z">
                    <w:rPr>
                      <w:color w:val="181818"/>
                      <w:sz w:val="20"/>
                      <w:szCs w:val="20"/>
                    </w:rPr>
                  </w:rPrChange>
                </w:rPr>
                <w:delText>c</w:delText>
              </w:r>
            </w:del>
            <w:r w:rsidR="0046407F" w:rsidRPr="00796CD7">
              <w:rPr>
                <w:b w:val="0"/>
                <w:bCs/>
                <w:color w:val="181818"/>
                <w:sz w:val="20"/>
                <w:szCs w:val="20"/>
                <w:rPrChange w:id="500" w:author="JULIA ISABEL ROBERTO" w:date="2022-05-19T19:28:00Z">
                  <w:rPr>
                    <w:color w:val="181818"/>
                    <w:sz w:val="20"/>
                    <w:szCs w:val="20"/>
                  </w:rPr>
                </w:rPrChange>
              </w:rPr>
              <w:t>onjunto de productos publicitarios para promocionar un producto, promociones, una marca, etc.</w:t>
            </w:r>
          </w:p>
        </w:tc>
      </w:tr>
      <w:tr w:rsidR="00F802DC" w14:paraId="5D76A3C6" w14:textId="77777777">
        <w:trPr>
          <w:trHeight w:val="260"/>
        </w:trPr>
        <w:tc>
          <w:tcPr>
            <w:tcW w:w="1957" w:type="dxa"/>
            <w:tcMar>
              <w:top w:w="100" w:type="dxa"/>
              <w:left w:w="100" w:type="dxa"/>
              <w:bottom w:w="100" w:type="dxa"/>
              <w:right w:w="100" w:type="dxa"/>
            </w:tcMar>
          </w:tcPr>
          <w:p w14:paraId="00000157" w14:textId="77777777" w:rsidR="00F802DC" w:rsidRDefault="0046407F">
            <w:pPr>
              <w:spacing w:line="360" w:lineRule="auto"/>
              <w:jc w:val="both"/>
              <w:rPr>
                <w:color w:val="181818"/>
                <w:sz w:val="20"/>
                <w:szCs w:val="20"/>
              </w:rPr>
            </w:pPr>
            <w:r>
              <w:rPr>
                <w:color w:val="181818"/>
                <w:sz w:val="20"/>
                <w:szCs w:val="20"/>
              </w:rPr>
              <w:t>Segmentos de mercado</w:t>
            </w:r>
            <w:del w:id="501" w:author="JULIA ISABEL ROBERTO" w:date="2022-05-19T19:28:00Z">
              <w:r w:rsidDel="00796CD7">
                <w:rPr>
                  <w:color w:val="181818"/>
                  <w:sz w:val="20"/>
                  <w:szCs w:val="20"/>
                </w:rPr>
                <w:delText>:</w:delText>
              </w:r>
            </w:del>
          </w:p>
        </w:tc>
        <w:tc>
          <w:tcPr>
            <w:tcW w:w="7233" w:type="dxa"/>
            <w:tcMar>
              <w:top w:w="100" w:type="dxa"/>
              <w:left w:w="100" w:type="dxa"/>
              <w:bottom w:w="100" w:type="dxa"/>
              <w:right w:w="100" w:type="dxa"/>
            </w:tcMar>
          </w:tcPr>
          <w:p w14:paraId="00000158" w14:textId="042C5DBF" w:rsidR="00F802DC" w:rsidRPr="00796CD7" w:rsidRDefault="00014E2E">
            <w:pPr>
              <w:spacing w:line="360" w:lineRule="auto"/>
              <w:jc w:val="both"/>
              <w:rPr>
                <w:b w:val="0"/>
                <w:bCs/>
                <w:color w:val="181818"/>
                <w:sz w:val="20"/>
                <w:szCs w:val="20"/>
                <w:rPrChange w:id="502" w:author="JULIA ISABEL ROBERTO" w:date="2022-05-19T19:28:00Z">
                  <w:rPr>
                    <w:color w:val="181818"/>
                    <w:sz w:val="20"/>
                    <w:szCs w:val="20"/>
                  </w:rPr>
                </w:rPrChange>
              </w:rPr>
            </w:pPr>
            <w:ins w:id="503" w:author="JULIA ISABEL ROBERTO" w:date="2022-05-19T19:36:00Z">
              <w:r>
                <w:rPr>
                  <w:b w:val="0"/>
                  <w:bCs/>
                  <w:color w:val="181818"/>
                  <w:sz w:val="20"/>
                  <w:szCs w:val="20"/>
                </w:rPr>
                <w:t>D</w:t>
              </w:r>
            </w:ins>
            <w:del w:id="504" w:author="JULIA ISABEL ROBERTO" w:date="2022-05-19T19:36:00Z">
              <w:r w:rsidR="0046407F" w:rsidRPr="00796CD7" w:rsidDel="00014E2E">
                <w:rPr>
                  <w:b w:val="0"/>
                  <w:bCs/>
                  <w:color w:val="181818"/>
                  <w:sz w:val="20"/>
                  <w:szCs w:val="20"/>
                  <w:rPrChange w:id="505" w:author="JULIA ISABEL ROBERTO" w:date="2022-05-19T19:28:00Z">
                    <w:rPr>
                      <w:color w:val="181818"/>
                      <w:sz w:val="20"/>
                      <w:szCs w:val="20"/>
                    </w:rPr>
                  </w:rPrChange>
                </w:rPr>
                <w:delText>d</w:delText>
              </w:r>
            </w:del>
            <w:r w:rsidR="0046407F" w:rsidRPr="00796CD7">
              <w:rPr>
                <w:b w:val="0"/>
                <w:bCs/>
                <w:color w:val="181818"/>
                <w:sz w:val="20"/>
                <w:szCs w:val="20"/>
                <w:rPrChange w:id="506" w:author="JULIA ISABEL ROBERTO" w:date="2022-05-19T19:28:00Z">
                  <w:rPr>
                    <w:color w:val="181818"/>
                    <w:sz w:val="20"/>
                    <w:szCs w:val="20"/>
                  </w:rPr>
                </w:rPrChange>
              </w:rPr>
              <w:t>ividir los compradores en segmentos más pequeños, estas divisiones cumplen con criterios en común para tener claridad hacia qué “</w:t>
            </w:r>
            <w:ins w:id="507" w:author="JULIA ISABEL ROBERTO" w:date="2022-05-19T19:36:00Z">
              <w:r w:rsidR="00EB0A41">
                <w:rPr>
                  <w:b w:val="0"/>
                  <w:bCs/>
                  <w:color w:val="181818"/>
                  <w:sz w:val="20"/>
                  <w:szCs w:val="20"/>
                </w:rPr>
                <w:t>t</w:t>
              </w:r>
            </w:ins>
            <w:del w:id="508" w:author="JULIA ISABEL ROBERTO" w:date="2022-05-19T19:36:00Z">
              <w:r w:rsidR="0046407F" w:rsidRPr="00796CD7" w:rsidDel="00EB0A41">
                <w:rPr>
                  <w:b w:val="0"/>
                  <w:bCs/>
                  <w:color w:val="181818"/>
                  <w:sz w:val="20"/>
                  <w:szCs w:val="20"/>
                  <w:rPrChange w:id="509" w:author="JULIA ISABEL ROBERTO" w:date="2022-05-19T19:28:00Z">
                    <w:rPr>
                      <w:color w:val="181818"/>
                      <w:sz w:val="20"/>
                      <w:szCs w:val="20"/>
                    </w:rPr>
                  </w:rPrChange>
                </w:rPr>
                <w:delText>T</w:delText>
              </w:r>
            </w:del>
            <w:r w:rsidR="0046407F" w:rsidRPr="00796CD7">
              <w:rPr>
                <w:b w:val="0"/>
                <w:bCs/>
                <w:color w:val="181818"/>
                <w:sz w:val="20"/>
                <w:szCs w:val="20"/>
                <w:rPrChange w:id="510" w:author="JULIA ISABEL ROBERTO" w:date="2022-05-19T19:28:00Z">
                  <w:rPr>
                    <w:color w:val="181818"/>
                    <w:sz w:val="20"/>
                    <w:szCs w:val="20"/>
                  </w:rPr>
                </w:rPrChange>
              </w:rPr>
              <w:t>arget” orientar las ventas</w:t>
            </w:r>
            <w:ins w:id="511" w:author="JULIA ISABEL ROBERTO" w:date="2022-05-19T19:36:00Z">
              <w:r w:rsidR="00EB0A41">
                <w:rPr>
                  <w:b w:val="0"/>
                  <w:bCs/>
                  <w:color w:val="181818"/>
                  <w:sz w:val="20"/>
                  <w:szCs w:val="20"/>
                </w:rPr>
                <w:t>.</w:t>
              </w:r>
            </w:ins>
          </w:p>
        </w:tc>
      </w:tr>
      <w:tr w:rsidR="00F802DC" w14:paraId="2B75D99E" w14:textId="77777777">
        <w:trPr>
          <w:trHeight w:val="260"/>
        </w:trPr>
        <w:tc>
          <w:tcPr>
            <w:tcW w:w="1957" w:type="dxa"/>
            <w:tcMar>
              <w:top w:w="100" w:type="dxa"/>
              <w:left w:w="100" w:type="dxa"/>
              <w:bottom w:w="100" w:type="dxa"/>
              <w:right w:w="100" w:type="dxa"/>
            </w:tcMar>
          </w:tcPr>
          <w:p w14:paraId="00000159" w14:textId="77777777" w:rsidR="00F802DC" w:rsidRDefault="0046407F">
            <w:pPr>
              <w:spacing w:line="360" w:lineRule="auto"/>
              <w:jc w:val="both"/>
              <w:rPr>
                <w:color w:val="181818"/>
                <w:sz w:val="20"/>
                <w:szCs w:val="20"/>
              </w:rPr>
            </w:pPr>
            <w:r>
              <w:rPr>
                <w:i/>
                <w:color w:val="181818"/>
                <w:sz w:val="20"/>
                <w:szCs w:val="20"/>
              </w:rPr>
              <w:t>Target</w:t>
            </w:r>
            <w:del w:id="512" w:author="JULIA ISABEL ROBERTO" w:date="2022-05-19T19:28:00Z">
              <w:r w:rsidDel="00796CD7">
                <w:rPr>
                  <w:color w:val="181818"/>
                  <w:sz w:val="20"/>
                  <w:szCs w:val="20"/>
                </w:rPr>
                <w:delText>:</w:delText>
              </w:r>
            </w:del>
          </w:p>
        </w:tc>
        <w:tc>
          <w:tcPr>
            <w:tcW w:w="7233" w:type="dxa"/>
            <w:tcMar>
              <w:top w:w="100" w:type="dxa"/>
              <w:left w:w="100" w:type="dxa"/>
              <w:bottom w:w="100" w:type="dxa"/>
              <w:right w:w="100" w:type="dxa"/>
            </w:tcMar>
          </w:tcPr>
          <w:p w14:paraId="0000015A" w14:textId="189D8FF5" w:rsidR="00F802DC" w:rsidRPr="00796CD7" w:rsidRDefault="00A679C4">
            <w:pPr>
              <w:spacing w:line="360" w:lineRule="auto"/>
              <w:jc w:val="both"/>
              <w:rPr>
                <w:b w:val="0"/>
                <w:bCs/>
                <w:color w:val="181818"/>
                <w:sz w:val="20"/>
                <w:szCs w:val="20"/>
                <w:rPrChange w:id="513" w:author="JULIA ISABEL ROBERTO" w:date="2022-05-19T19:28:00Z">
                  <w:rPr>
                    <w:color w:val="181818"/>
                    <w:sz w:val="20"/>
                    <w:szCs w:val="20"/>
                  </w:rPr>
                </w:rPrChange>
              </w:rPr>
            </w:pPr>
            <w:ins w:id="514" w:author="JULIA ISABEL ROBERTO" w:date="2022-05-19T19:36:00Z">
              <w:r>
                <w:rPr>
                  <w:b w:val="0"/>
                  <w:bCs/>
                  <w:color w:val="181818"/>
                  <w:sz w:val="20"/>
                  <w:szCs w:val="20"/>
                </w:rPr>
                <w:t>T</w:t>
              </w:r>
            </w:ins>
            <w:del w:id="515" w:author="JULIA ISABEL ROBERTO" w:date="2022-05-19T19:36:00Z">
              <w:r w:rsidR="0046407F" w:rsidRPr="00796CD7" w:rsidDel="00A679C4">
                <w:rPr>
                  <w:b w:val="0"/>
                  <w:bCs/>
                  <w:color w:val="181818"/>
                  <w:sz w:val="20"/>
                  <w:szCs w:val="20"/>
                  <w:rPrChange w:id="516" w:author="JULIA ISABEL ROBERTO" w:date="2022-05-19T19:28:00Z">
                    <w:rPr>
                      <w:color w:val="181818"/>
                      <w:sz w:val="20"/>
                      <w:szCs w:val="20"/>
                    </w:rPr>
                  </w:rPrChange>
                </w:rPr>
                <w:delText>t</w:delText>
              </w:r>
            </w:del>
            <w:r w:rsidR="0046407F" w:rsidRPr="00796CD7">
              <w:rPr>
                <w:b w:val="0"/>
                <w:bCs/>
                <w:color w:val="181818"/>
                <w:sz w:val="20"/>
                <w:szCs w:val="20"/>
                <w:rPrChange w:id="517" w:author="JULIA ISABEL ROBERTO" w:date="2022-05-19T19:28:00Z">
                  <w:rPr>
                    <w:color w:val="181818"/>
                    <w:sz w:val="20"/>
                    <w:szCs w:val="20"/>
                  </w:rPr>
                </w:rPrChange>
              </w:rPr>
              <w:t xml:space="preserve">érmino usado para definir el </w:t>
            </w:r>
            <w:del w:id="518" w:author="JULIA ISABEL ROBERTO" w:date="2022-05-19T19:36:00Z">
              <w:r w:rsidR="0046407F" w:rsidRPr="00A679C4" w:rsidDel="00A679C4">
                <w:rPr>
                  <w:b w:val="0"/>
                  <w:bCs/>
                  <w:color w:val="181818"/>
                  <w:sz w:val="20"/>
                  <w:szCs w:val="20"/>
                  <w:rPrChange w:id="519" w:author="JULIA ISABEL ROBERTO" w:date="2022-05-19T19:36:00Z">
                    <w:rPr>
                      <w:color w:val="181818"/>
                      <w:sz w:val="20"/>
                      <w:szCs w:val="20"/>
                    </w:rPr>
                  </w:rPrChange>
                </w:rPr>
                <w:delText>“</w:delText>
              </w:r>
            </w:del>
            <w:r w:rsidR="0046407F" w:rsidRPr="00A679C4">
              <w:rPr>
                <w:b w:val="0"/>
                <w:bCs/>
                <w:color w:val="181818"/>
                <w:sz w:val="20"/>
                <w:szCs w:val="20"/>
                <w:rPrChange w:id="520" w:author="JULIA ISABEL ROBERTO" w:date="2022-05-19T19:36:00Z">
                  <w:rPr>
                    <w:i/>
                    <w:color w:val="181818"/>
                    <w:sz w:val="20"/>
                    <w:szCs w:val="20"/>
                  </w:rPr>
                </w:rPrChange>
              </w:rPr>
              <w:t>segmento de mercado</w:t>
            </w:r>
            <w:del w:id="521" w:author="JULIA ISABEL ROBERTO" w:date="2022-05-19T19:36:00Z">
              <w:r w:rsidR="0046407F" w:rsidRPr="00A679C4" w:rsidDel="00A679C4">
                <w:rPr>
                  <w:b w:val="0"/>
                  <w:bCs/>
                  <w:color w:val="181818"/>
                  <w:sz w:val="20"/>
                  <w:szCs w:val="20"/>
                  <w:rPrChange w:id="522" w:author="JULIA ISABEL ROBERTO" w:date="2022-05-19T19:36:00Z">
                    <w:rPr>
                      <w:color w:val="181818"/>
                      <w:sz w:val="20"/>
                      <w:szCs w:val="20"/>
                    </w:rPr>
                  </w:rPrChange>
                </w:rPr>
                <w:delText>”</w:delText>
              </w:r>
              <w:r w:rsidR="0046407F" w:rsidRPr="00796CD7" w:rsidDel="00A679C4">
                <w:rPr>
                  <w:b w:val="0"/>
                  <w:bCs/>
                  <w:color w:val="181818"/>
                  <w:sz w:val="20"/>
                  <w:szCs w:val="20"/>
                  <w:rPrChange w:id="523" w:author="JULIA ISABEL ROBERTO" w:date="2022-05-19T19:28:00Z">
                    <w:rPr>
                      <w:color w:val="181818"/>
                      <w:sz w:val="20"/>
                      <w:szCs w:val="20"/>
                    </w:rPr>
                  </w:rPrChange>
                </w:rPr>
                <w:delText xml:space="preserve"> O</w:delText>
              </w:r>
            </w:del>
            <w:ins w:id="524" w:author="JULIA ISABEL ROBERTO" w:date="2022-05-19T19:36:00Z">
              <w:r>
                <w:rPr>
                  <w:b w:val="0"/>
                  <w:bCs/>
                  <w:color w:val="181818"/>
                  <w:sz w:val="20"/>
                  <w:szCs w:val="20"/>
                </w:rPr>
                <w:t xml:space="preserve"> o</w:t>
              </w:r>
            </w:ins>
            <w:r w:rsidR="0046407F" w:rsidRPr="00796CD7">
              <w:rPr>
                <w:b w:val="0"/>
                <w:bCs/>
                <w:color w:val="181818"/>
                <w:sz w:val="20"/>
                <w:szCs w:val="20"/>
                <w:rPrChange w:id="525" w:author="JULIA ISABEL ROBERTO" w:date="2022-05-19T19:28:00Z">
                  <w:rPr>
                    <w:color w:val="181818"/>
                    <w:sz w:val="20"/>
                    <w:szCs w:val="20"/>
                  </w:rPr>
                </w:rPrChange>
              </w:rPr>
              <w:t>bjetivo, es decir, a qué tipo de público o qué características en común tienen para orientar las ventas hacia ese segmento.</w:t>
            </w:r>
          </w:p>
        </w:tc>
      </w:tr>
    </w:tbl>
    <w:p w14:paraId="0000015B" w14:textId="77777777" w:rsidR="00F802DC" w:rsidRDefault="00F802DC">
      <w:pPr>
        <w:spacing w:line="360" w:lineRule="auto"/>
        <w:jc w:val="both"/>
        <w:rPr>
          <w:sz w:val="20"/>
          <w:szCs w:val="20"/>
        </w:rPr>
      </w:pPr>
    </w:p>
    <w:p w14:paraId="0000015C" w14:textId="77777777" w:rsidR="00F802DC" w:rsidRDefault="0046407F">
      <w:pPr>
        <w:spacing w:after="160" w:line="259" w:lineRule="auto"/>
        <w:jc w:val="both"/>
        <w:rPr>
          <w:sz w:val="20"/>
          <w:szCs w:val="20"/>
        </w:rPr>
      </w:pPr>
      <w:r>
        <w:br w:type="page"/>
      </w:r>
    </w:p>
    <w:p w14:paraId="0000015D" w14:textId="77777777" w:rsidR="00F802DC" w:rsidRDefault="0046407F" w:rsidP="007212B4">
      <w:pPr>
        <w:keepNext/>
        <w:keepLines/>
        <w:numPr>
          <w:ilvl w:val="0"/>
          <w:numId w:val="9"/>
        </w:numPr>
        <w:pBdr>
          <w:top w:val="nil"/>
          <w:left w:val="nil"/>
          <w:bottom w:val="nil"/>
          <w:right w:val="nil"/>
          <w:between w:val="nil"/>
        </w:pBdr>
        <w:spacing w:before="240"/>
        <w:ind w:left="426"/>
        <w:jc w:val="both"/>
        <w:rPr>
          <w:b/>
          <w:color w:val="000000"/>
          <w:sz w:val="20"/>
          <w:szCs w:val="20"/>
        </w:rPr>
        <w:pPrChange w:id="526" w:author="JULIA ISABEL ROBERTO" w:date="2022-05-19T15:22:00Z">
          <w:pPr>
            <w:keepNext/>
            <w:keepLines/>
            <w:numPr>
              <w:numId w:val="3"/>
            </w:numPr>
            <w:pBdr>
              <w:top w:val="nil"/>
              <w:left w:val="nil"/>
              <w:bottom w:val="nil"/>
              <w:right w:val="nil"/>
              <w:between w:val="nil"/>
            </w:pBdr>
            <w:spacing w:before="240"/>
            <w:ind w:left="426" w:hanging="360"/>
            <w:jc w:val="both"/>
          </w:pPr>
        </w:pPrChange>
      </w:pPr>
      <w:r>
        <w:rPr>
          <w:b/>
          <w:color w:val="000000"/>
          <w:sz w:val="20"/>
          <w:szCs w:val="20"/>
        </w:rPr>
        <w:lastRenderedPageBreak/>
        <w:t>REFERENCIAS BIBLIOGRÁFICAS</w:t>
      </w:r>
      <w:del w:id="527" w:author="JULIA ISABEL ROBERTO" w:date="2022-05-19T19:37:00Z">
        <w:r w:rsidDel="00C57569">
          <w:rPr>
            <w:b/>
            <w:color w:val="000000"/>
            <w:sz w:val="20"/>
            <w:szCs w:val="20"/>
          </w:rPr>
          <w:delText>:</w:delText>
        </w:r>
      </w:del>
    </w:p>
    <w:p w14:paraId="0000015E" w14:textId="77777777" w:rsidR="00F802DC" w:rsidRDefault="00F802DC">
      <w:pPr>
        <w:jc w:val="both"/>
        <w:rPr>
          <w:sz w:val="20"/>
          <w:szCs w:val="20"/>
        </w:rPr>
      </w:pPr>
    </w:p>
    <w:p w14:paraId="0000015F" w14:textId="2840804C" w:rsidR="00F802DC" w:rsidRPr="0039020D" w:rsidRDefault="0046407F" w:rsidP="00960601">
      <w:pPr>
        <w:jc w:val="both"/>
        <w:rPr>
          <w:sz w:val="20"/>
          <w:szCs w:val="20"/>
          <w:lang w:val="en-US"/>
        </w:rPr>
        <w:pPrChange w:id="528" w:author="JULIA ISABEL ROBERTO" w:date="2022-05-19T19:39:00Z">
          <w:pPr>
            <w:ind w:left="708" w:hanging="708"/>
            <w:jc w:val="both"/>
          </w:pPr>
        </w:pPrChange>
      </w:pPr>
      <w:r w:rsidRPr="0039193D">
        <w:rPr>
          <w:sz w:val="20"/>
          <w:szCs w:val="20"/>
          <w:lang w:val="fr-BE"/>
        </w:rPr>
        <w:t>CEUPE</w:t>
      </w:r>
      <w:ins w:id="529" w:author="JULIA ISABEL ROBERTO" w:date="2022-05-19T19:39:00Z">
        <w:r w:rsidR="00C166F4">
          <w:rPr>
            <w:sz w:val="20"/>
            <w:szCs w:val="20"/>
            <w:lang w:val="fr-BE"/>
          </w:rPr>
          <w:t xml:space="preserve"> </w:t>
        </w:r>
        <w:r w:rsidR="00C166F4" w:rsidRPr="0039020D">
          <w:rPr>
            <w:sz w:val="20"/>
            <w:szCs w:val="20"/>
            <w:lang w:val="en-US"/>
          </w:rPr>
          <w:t>magazine</w:t>
        </w:r>
      </w:ins>
      <w:del w:id="530" w:author="JULIA ISABEL ROBERTO" w:date="2022-05-19T19:39:00Z">
        <w:r w:rsidRPr="0039193D" w:rsidDel="00C166F4">
          <w:rPr>
            <w:sz w:val="20"/>
            <w:szCs w:val="20"/>
            <w:lang w:val="fr-BE"/>
          </w:rPr>
          <w:delText>, C. E</w:delText>
        </w:r>
      </w:del>
      <w:r w:rsidRPr="0039193D">
        <w:rPr>
          <w:sz w:val="20"/>
          <w:szCs w:val="20"/>
          <w:lang w:val="fr-BE"/>
        </w:rPr>
        <w:t xml:space="preserve">. (2020). </w:t>
      </w:r>
      <w:ins w:id="531" w:author="JULIA ISABEL ROBERTO" w:date="2022-05-19T19:38:00Z">
        <w:r w:rsidR="00C166F4" w:rsidRPr="00960601">
          <w:rPr>
            <w:i/>
            <w:iCs/>
            <w:sz w:val="20"/>
            <w:szCs w:val="20"/>
            <w:rPrChange w:id="532" w:author="JULIA ISABEL ROBERTO" w:date="2022-05-19T19:39:00Z">
              <w:rPr>
                <w:sz w:val="20"/>
                <w:szCs w:val="20"/>
                <w:lang w:val="fr-BE"/>
              </w:rPr>
            </w:rPrChange>
          </w:rPr>
          <w:t>¿</w:t>
        </w:r>
        <w:r w:rsidR="00C166F4" w:rsidRPr="00C166F4">
          <w:rPr>
            <w:i/>
            <w:iCs/>
            <w:sz w:val="20"/>
            <w:szCs w:val="20"/>
            <w:rPrChange w:id="533" w:author="JULIA ISABEL ROBERTO" w:date="2022-05-19T19:39:00Z">
              <w:rPr>
                <w:sz w:val="20"/>
                <w:szCs w:val="20"/>
                <w:lang w:val="fr-BE"/>
              </w:rPr>
            </w:rPrChange>
          </w:rPr>
          <w:t>En qué consiste el cierre de la venta</w:t>
        </w:r>
        <w:r w:rsidR="00C166F4" w:rsidRPr="00C166F4">
          <w:rPr>
            <w:i/>
            <w:iCs/>
            <w:sz w:val="20"/>
            <w:szCs w:val="20"/>
            <w:rPrChange w:id="534" w:author="JULIA ISABEL ROBERTO" w:date="2022-05-19T19:39:00Z">
              <w:rPr>
                <w:sz w:val="20"/>
                <w:szCs w:val="20"/>
              </w:rPr>
            </w:rPrChange>
          </w:rPr>
          <w:t>?</w:t>
        </w:r>
        <w:r w:rsidR="00C166F4" w:rsidRPr="00C166F4">
          <w:rPr>
            <w:sz w:val="20"/>
            <w:szCs w:val="20"/>
            <w:lang w:val="en-US"/>
            <w:rPrChange w:id="535" w:author="JULIA ISABEL ROBERTO" w:date="2022-05-19T19:39:00Z">
              <w:rPr>
                <w:sz w:val="20"/>
                <w:szCs w:val="20"/>
                <w:lang w:val="fr-BE"/>
              </w:rPr>
            </w:rPrChange>
          </w:rPr>
          <w:t xml:space="preserve"> </w:t>
        </w:r>
      </w:ins>
      <w:r w:rsidRPr="0039020D">
        <w:rPr>
          <w:sz w:val="20"/>
          <w:szCs w:val="20"/>
          <w:lang w:val="en-US"/>
        </w:rPr>
        <w:t xml:space="preserve">CEUPE magazine. </w:t>
      </w:r>
      <w:r w:rsidR="004C6BAC">
        <w:fldChar w:fldCharType="begin"/>
      </w:r>
      <w:r w:rsidR="004C6BAC" w:rsidRPr="007212B4">
        <w:rPr>
          <w:lang w:val="fr-BE"/>
          <w:rPrChange w:id="536" w:author="JULIA ISABEL ROBERTO" w:date="2022-05-19T15:22:00Z">
            <w:rPr/>
          </w:rPrChange>
        </w:rPr>
        <w:instrText xml:space="preserve"> HYPERLINK "https://www.ceupe.com/blog/en-que-consiste-el-cierre-de-la-venta.html" \h </w:instrText>
      </w:r>
      <w:r w:rsidR="004C6BAC">
        <w:fldChar w:fldCharType="separate"/>
      </w:r>
      <w:r w:rsidRPr="0039020D">
        <w:rPr>
          <w:color w:val="0563C1"/>
          <w:sz w:val="20"/>
          <w:szCs w:val="20"/>
          <w:u w:val="single"/>
          <w:lang w:val="en-US"/>
        </w:rPr>
        <w:t>https://www.ceupe.com/blog/en-que-consiste-el-cierre-de-la-venta.html</w:t>
      </w:r>
      <w:r w:rsidR="004C6BAC">
        <w:rPr>
          <w:color w:val="0563C1"/>
          <w:sz w:val="20"/>
          <w:szCs w:val="20"/>
          <w:u w:val="single"/>
          <w:lang w:val="en-US"/>
        </w:rPr>
        <w:fldChar w:fldCharType="end"/>
      </w:r>
      <w:r w:rsidRPr="0039020D">
        <w:rPr>
          <w:sz w:val="20"/>
          <w:szCs w:val="20"/>
          <w:lang w:val="en-US"/>
        </w:rPr>
        <w:t xml:space="preserve"> </w:t>
      </w:r>
    </w:p>
    <w:p w14:paraId="00000160" w14:textId="77777777" w:rsidR="00F802DC" w:rsidRPr="0039020D" w:rsidRDefault="00F802DC" w:rsidP="00960601">
      <w:pPr>
        <w:jc w:val="both"/>
        <w:rPr>
          <w:sz w:val="20"/>
          <w:szCs w:val="20"/>
          <w:lang w:val="en-US"/>
        </w:rPr>
      </w:pPr>
    </w:p>
    <w:p w14:paraId="00000161" w14:textId="0AA65F32" w:rsidR="00F802DC" w:rsidRDefault="0046407F" w:rsidP="00960601">
      <w:pPr>
        <w:jc w:val="both"/>
        <w:rPr>
          <w:sz w:val="20"/>
          <w:szCs w:val="20"/>
        </w:rPr>
        <w:pPrChange w:id="537" w:author="JULIA ISABEL ROBERTO" w:date="2022-05-19T19:39:00Z">
          <w:pPr>
            <w:ind w:left="708" w:hanging="708"/>
            <w:jc w:val="both"/>
          </w:pPr>
        </w:pPrChange>
      </w:pPr>
      <w:r>
        <w:rPr>
          <w:sz w:val="20"/>
          <w:szCs w:val="20"/>
        </w:rPr>
        <w:t xml:space="preserve">Espacio </w:t>
      </w:r>
      <w:ins w:id="538" w:author="JULIA ISABEL ROBERTO" w:date="2022-05-19T19:40:00Z">
        <w:r w:rsidR="00960601">
          <w:rPr>
            <w:sz w:val="20"/>
            <w:szCs w:val="20"/>
          </w:rPr>
          <w:t>d</w:t>
        </w:r>
      </w:ins>
      <w:del w:id="539" w:author="JULIA ISABEL ROBERTO" w:date="2022-05-19T19:40:00Z">
        <w:r w:rsidDel="00960601">
          <w:rPr>
            <w:sz w:val="20"/>
            <w:szCs w:val="20"/>
          </w:rPr>
          <w:delText>D</w:delText>
        </w:r>
      </w:del>
      <w:r>
        <w:rPr>
          <w:sz w:val="20"/>
          <w:szCs w:val="20"/>
        </w:rPr>
        <w:t>igital.</w:t>
      </w:r>
      <w:ins w:id="540" w:author="JULIA ISABEL ROBERTO" w:date="2022-05-19T19:40:00Z">
        <w:r w:rsidR="00960601">
          <w:rPr>
            <w:sz w:val="20"/>
            <w:szCs w:val="20"/>
          </w:rPr>
          <w:t xml:space="preserve"> (</w:t>
        </w:r>
      </w:ins>
      <w:del w:id="541" w:author="JULIA ISABEL ROBERTO" w:date="2022-05-19T19:40:00Z">
        <w:r w:rsidDel="00960601">
          <w:rPr>
            <w:sz w:val="20"/>
            <w:szCs w:val="20"/>
          </w:rPr>
          <w:delText xml:space="preserve"> (4 de 12 de </w:delText>
        </w:r>
      </w:del>
      <w:r>
        <w:rPr>
          <w:sz w:val="20"/>
          <w:szCs w:val="20"/>
        </w:rPr>
        <w:t>2020</w:t>
      </w:r>
      <w:r w:rsidRPr="00644C67">
        <w:rPr>
          <w:sz w:val="20"/>
          <w:szCs w:val="20"/>
        </w:rPr>
        <w:t>)</w:t>
      </w:r>
      <w:r w:rsidRPr="00960601">
        <w:rPr>
          <w:i/>
          <w:iCs/>
          <w:sz w:val="20"/>
          <w:szCs w:val="20"/>
          <w:rPrChange w:id="542" w:author="JULIA ISABEL ROBERTO" w:date="2022-05-19T19:40:00Z">
            <w:rPr>
              <w:sz w:val="20"/>
              <w:szCs w:val="20"/>
            </w:rPr>
          </w:rPrChange>
        </w:rPr>
        <w:t>.</w:t>
      </w:r>
      <w:moveFromRangeStart w:id="543" w:author="JULIA ISABEL ROBERTO" w:date="2022-05-19T19:40:00Z" w:name="move103881634"/>
      <w:moveFrom w:id="544" w:author="JULIA ISABEL ROBERTO" w:date="2022-05-19T19:40:00Z">
        <w:r w:rsidRPr="00960601" w:rsidDel="00960601">
          <w:rPr>
            <w:i/>
            <w:iCs/>
            <w:sz w:val="20"/>
            <w:szCs w:val="20"/>
            <w:rPrChange w:id="545" w:author="JULIA ISABEL ROBERTO" w:date="2022-05-19T19:40:00Z">
              <w:rPr>
                <w:sz w:val="20"/>
                <w:szCs w:val="20"/>
              </w:rPr>
            </w:rPrChange>
          </w:rPr>
          <w:t xml:space="preserve"> Espacio digital. </w:t>
        </w:r>
      </w:moveFrom>
      <w:moveFromRangeEnd w:id="543"/>
      <w:r w:rsidRPr="00960601">
        <w:rPr>
          <w:i/>
          <w:iCs/>
          <w:sz w:val="20"/>
          <w:szCs w:val="20"/>
          <w:rPrChange w:id="546" w:author="JULIA ISABEL ROBERTO" w:date="2022-05-19T19:40:00Z">
            <w:rPr>
              <w:sz w:val="20"/>
              <w:szCs w:val="20"/>
            </w:rPr>
          </w:rPrChange>
        </w:rPr>
        <w:t>¿Cómo hacer que tu marca destaque en redes sociales?</w:t>
      </w:r>
      <w:ins w:id="547" w:author="JULIA ISABEL ROBERTO" w:date="2022-05-19T19:40:00Z">
        <w:r w:rsidR="00960601" w:rsidRPr="00960601">
          <w:rPr>
            <w:sz w:val="20"/>
            <w:szCs w:val="20"/>
          </w:rPr>
          <w:t xml:space="preserve"> </w:t>
        </w:r>
      </w:ins>
      <w:moveToRangeStart w:id="548" w:author="JULIA ISABEL ROBERTO" w:date="2022-05-19T19:40:00Z" w:name="move103881634"/>
      <w:moveTo w:id="549" w:author="JULIA ISABEL ROBERTO" w:date="2022-05-19T19:40:00Z">
        <w:r w:rsidR="00960601">
          <w:rPr>
            <w:sz w:val="20"/>
            <w:szCs w:val="20"/>
          </w:rPr>
          <w:t>Espacio digital.</w:t>
        </w:r>
      </w:moveTo>
      <w:moveToRangeEnd w:id="548"/>
      <w:del w:id="550" w:author="JULIA ISABEL ROBERTO" w:date="2022-05-19T19:40:00Z">
        <w:r w:rsidDel="00960601">
          <w:rPr>
            <w:sz w:val="20"/>
            <w:szCs w:val="20"/>
          </w:rPr>
          <w:delText>:</w:delText>
        </w:r>
      </w:del>
      <w:r>
        <w:rPr>
          <w:sz w:val="20"/>
          <w:szCs w:val="20"/>
        </w:rPr>
        <w:t xml:space="preserve"> </w:t>
      </w:r>
      <w:r w:rsidR="004C6BAC">
        <w:fldChar w:fldCharType="begin"/>
      </w:r>
      <w:r w:rsidR="004C6BAC">
        <w:instrText xml:space="preserve"> HYPERLINK "https://www.espaciodigital.com.co/blog/destacar-marca-redes-sociales/" \h </w:instrText>
      </w:r>
      <w:r w:rsidR="004C6BAC">
        <w:fldChar w:fldCharType="separate"/>
      </w:r>
      <w:r>
        <w:rPr>
          <w:color w:val="0563C1"/>
          <w:sz w:val="20"/>
          <w:szCs w:val="20"/>
          <w:u w:val="single"/>
        </w:rPr>
        <w:t>https://www.espaciodigital.com.co/blog/destacar-marca-redes-sociales/</w:t>
      </w:r>
      <w:r w:rsidR="004C6BAC">
        <w:rPr>
          <w:color w:val="0563C1"/>
          <w:sz w:val="20"/>
          <w:szCs w:val="20"/>
          <w:u w:val="single"/>
        </w:rPr>
        <w:fldChar w:fldCharType="end"/>
      </w:r>
      <w:r>
        <w:rPr>
          <w:sz w:val="20"/>
          <w:szCs w:val="20"/>
        </w:rPr>
        <w:t xml:space="preserve"> </w:t>
      </w:r>
    </w:p>
    <w:p w14:paraId="00000162" w14:textId="77777777" w:rsidR="00F802DC" w:rsidRDefault="00F802DC" w:rsidP="00960601">
      <w:pPr>
        <w:jc w:val="both"/>
        <w:rPr>
          <w:sz w:val="20"/>
          <w:szCs w:val="20"/>
        </w:rPr>
      </w:pPr>
    </w:p>
    <w:p w14:paraId="00000163" w14:textId="77777777" w:rsidR="00F802DC" w:rsidRDefault="0046407F" w:rsidP="00960601">
      <w:pPr>
        <w:jc w:val="both"/>
        <w:rPr>
          <w:sz w:val="20"/>
          <w:szCs w:val="20"/>
        </w:rPr>
      </w:pPr>
      <w:proofErr w:type="spellStart"/>
      <w:r>
        <w:rPr>
          <w:sz w:val="20"/>
          <w:szCs w:val="20"/>
        </w:rPr>
        <w:t>Kirberg</w:t>
      </w:r>
      <w:proofErr w:type="spellEnd"/>
      <w:r>
        <w:rPr>
          <w:sz w:val="20"/>
          <w:szCs w:val="20"/>
        </w:rPr>
        <w:t xml:space="preserve">, A. </w:t>
      </w:r>
      <w:del w:id="551" w:author="JULIA ISABEL ROBERTO" w:date="2022-05-19T19:41:00Z">
        <w:r w:rsidDel="006B0C1A">
          <w:rPr>
            <w:sz w:val="20"/>
            <w:szCs w:val="20"/>
          </w:rPr>
          <w:delText xml:space="preserve">S. </w:delText>
        </w:r>
      </w:del>
      <w:r>
        <w:rPr>
          <w:sz w:val="20"/>
          <w:szCs w:val="20"/>
        </w:rPr>
        <w:t xml:space="preserve">(2017). </w:t>
      </w:r>
      <w:r>
        <w:rPr>
          <w:i/>
          <w:sz w:val="20"/>
          <w:szCs w:val="20"/>
        </w:rPr>
        <w:t>Marketing de fidelización</w:t>
      </w:r>
      <w:r>
        <w:rPr>
          <w:sz w:val="20"/>
          <w:szCs w:val="20"/>
        </w:rPr>
        <w:t xml:space="preserve">. </w:t>
      </w:r>
      <w:proofErr w:type="spellStart"/>
      <w:r>
        <w:rPr>
          <w:sz w:val="20"/>
          <w:szCs w:val="20"/>
        </w:rPr>
        <w:t>Ecoe</w:t>
      </w:r>
      <w:proofErr w:type="spellEnd"/>
      <w:r>
        <w:rPr>
          <w:sz w:val="20"/>
          <w:szCs w:val="20"/>
        </w:rPr>
        <w:t xml:space="preserve"> Ediciones.</w:t>
      </w:r>
    </w:p>
    <w:p w14:paraId="00000164" w14:textId="77777777" w:rsidR="00F802DC" w:rsidRDefault="00F802DC" w:rsidP="00960601">
      <w:pPr>
        <w:jc w:val="both"/>
        <w:rPr>
          <w:sz w:val="20"/>
          <w:szCs w:val="20"/>
        </w:rPr>
        <w:pPrChange w:id="552" w:author="JULIA ISABEL ROBERTO" w:date="2022-05-19T19:39:00Z">
          <w:pPr>
            <w:ind w:left="708" w:hanging="708"/>
            <w:jc w:val="both"/>
          </w:pPr>
        </w:pPrChange>
      </w:pPr>
    </w:p>
    <w:p w14:paraId="00000165" w14:textId="579BDD9C" w:rsidR="00F802DC" w:rsidRPr="0054630B" w:rsidRDefault="0046407F" w:rsidP="00960601">
      <w:pPr>
        <w:jc w:val="both"/>
        <w:rPr>
          <w:sz w:val="20"/>
          <w:szCs w:val="20"/>
          <w:lang w:val="fr-BE"/>
          <w:rPrChange w:id="553" w:author="JULIA ISABEL ROBERTO" w:date="2022-05-19T19:42:00Z">
            <w:rPr>
              <w:sz w:val="20"/>
              <w:szCs w:val="20"/>
            </w:rPr>
          </w:rPrChange>
        </w:rPr>
        <w:pPrChange w:id="554" w:author="JULIA ISABEL ROBERTO" w:date="2022-05-19T19:39:00Z">
          <w:pPr>
            <w:ind w:left="708" w:hanging="708"/>
            <w:jc w:val="both"/>
          </w:pPr>
        </w:pPrChange>
      </w:pPr>
      <w:r>
        <w:rPr>
          <w:sz w:val="20"/>
          <w:szCs w:val="20"/>
        </w:rPr>
        <w:t>Pérez, A. (</w:t>
      </w:r>
      <w:del w:id="555" w:author="JULIA ISABEL ROBERTO" w:date="2022-05-19T19:41:00Z">
        <w:r w:rsidDel="00D75B91">
          <w:rPr>
            <w:sz w:val="20"/>
            <w:szCs w:val="20"/>
          </w:rPr>
          <w:delText xml:space="preserve">21 de Noviembre de </w:delText>
        </w:r>
      </w:del>
      <w:r>
        <w:rPr>
          <w:sz w:val="20"/>
          <w:szCs w:val="20"/>
        </w:rPr>
        <w:t xml:space="preserve">2018). </w:t>
      </w:r>
      <w:r w:rsidRPr="0054630B">
        <w:rPr>
          <w:i/>
          <w:iCs/>
          <w:sz w:val="20"/>
          <w:szCs w:val="20"/>
          <w:rPrChange w:id="556" w:author="JULIA ISABEL ROBERTO" w:date="2022-05-19T19:43:00Z">
            <w:rPr>
              <w:sz w:val="20"/>
              <w:szCs w:val="20"/>
            </w:rPr>
          </w:rPrChange>
        </w:rPr>
        <w:t>Estrategias de ventas: definición en 6 claves e implementación en 4 pasos</w:t>
      </w:r>
      <w:r>
        <w:rPr>
          <w:sz w:val="20"/>
          <w:szCs w:val="20"/>
        </w:rPr>
        <w:t xml:space="preserve">. </w:t>
      </w:r>
      <w:ins w:id="557" w:author="JULIA ISABEL ROBERTO" w:date="2022-05-19T19:42:00Z">
        <w:r w:rsidR="0054630B" w:rsidRPr="0054630B">
          <w:rPr>
            <w:sz w:val="20"/>
            <w:szCs w:val="20"/>
            <w:lang w:val="fr-BE"/>
            <w:rPrChange w:id="558" w:author="JULIA ISABEL ROBERTO" w:date="2022-05-19T19:42:00Z">
              <w:rPr>
                <w:sz w:val="20"/>
                <w:szCs w:val="20"/>
              </w:rPr>
            </w:rPrChange>
          </w:rPr>
          <w:t xml:space="preserve">OBS Business </w:t>
        </w:r>
        <w:proofErr w:type="spellStart"/>
        <w:r w:rsidR="0054630B" w:rsidRPr="0054630B">
          <w:rPr>
            <w:sz w:val="20"/>
            <w:szCs w:val="20"/>
            <w:lang w:val="fr-BE"/>
            <w:rPrChange w:id="559" w:author="JULIA ISABEL ROBERTO" w:date="2022-05-19T19:42:00Z">
              <w:rPr>
                <w:sz w:val="20"/>
                <w:szCs w:val="20"/>
              </w:rPr>
            </w:rPrChange>
          </w:rPr>
          <w:t>Schoo</w:t>
        </w:r>
        <w:r w:rsidR="0054630B">
          <w:rPr>
            <w:sz w:val="20"/>
            <w:szCs w:val="20"/>
            <w:lang w:val="fr-BE"/>
          </w:rPr>
          <w:t>l</w:t>
        </w:r>
        <w:proofErr w:type="spellEnd"/>
        <w:r w:rsidR="0054630B">
          <w:rPr>
            <w:sz w:val="20"/>
            <w:szCs w:val="20"/>
            <w:lang w:val="fr-BE"/>
          </w:rPr>
          <w:t xml:space="preserve">. </w:t>
        </w:r>
      </w:ins>
      <w:ins w:id="560" w:author="JULIA ISABEL ROBERTO" w:date="2022-05-19T19:43:00Z">
        <w:r w:rsidR="0054630B">
          <w:rPr>
            <w:color w:val="0563C1"/>
            <w:sz w:val="20"/>
            <w:szCs w:val="20"/>
            <w:u w:val="single"/>
            <w:lang w:val="fr-BE"/>
          </w:rPr>
          <w:fldChar w:fldCharType="begin"/>
        </w:r>
        <w:r w:rsidR="0054630B">
          <w:rPr>
            <w:color w:val="0563C1"/>
            <w:sz w:val="20"/>
            <w:szCs w:val="20"/>
            <w:u w:val="single"/>
            <w:lang w:val="fr-BE"/>
          </w:rPr>
          <w:instrText xml:space="preserve"> HYPERLINK "</w:instrText>
        </w:r>
      </w:ins>
      <w:r w:rsidR="0054630B" w:rsidRPr="0054630B">
        <w:rPr>
          <w:color w:val="0563C1"/>
          <w:sz w:val="20"/>
          <w:szCs w:val="20"/>
          <w:u w:val="single"/>
          <w:lang w:val="fr-BE"/>
          <w:rPrChange w:id="561" w:author="JULIA ISABEL ROBERTO" w:date="2022-05-19T19:42:00Z">
            <w:rPr>
              <w:color w:val="0563C1"/>
              <w:sz w:val="20"/>
              <w:szCs w:val="20"/>
              <w:u w:val="single"/>
            </w:rPr>
          </w:rPrChange>
        </w:rPr>
        <w:instrText>https://www.obsbusiness.school/blog/estrategias-de-ventas-definicion-en-6-claves-e-implementacion-en-4-pasos</w:instrText>
      </w:r>
      <w:ins w:id="562" w:author="JULIA ISABEL ROBERTO" w:date="2022-05-19T19:43:00Z">
        <w:r w:rsidR="0054630B">
          <w:rPr>
            <w:color w:val="0563C1"/>
            <w:sz w:val="20"/>
            <w:szCs w:val="20"/>
            <w:u w:val="single"/>
            <w:lang w:val="fr-BE"/>
          </w:rPr>
          <w:instrText xml:space="preserve">" </w:instrText>
        </w:r>
        <w:r w:rsidR="0054630B">
          <w:rPr>
            <w:color w:val="0563C1"/>
            <w:sz w:val="20"/>
            <w:szCs w:val="20"/>
            <w:u w:val="single"/>
            <w:lang w:val="fr-BE"/>
          </w:rPr>
          <w:fldChar w:fldCharType="separate"/>
        </w:r>
      </w:ins>
      <w:r w:rsidR="0054630B" w:rsidRPr="0022246C">
        <w:rPr>
          <w:rStyle w:val="Hipervnculo"/>
          <w:sz w:val="20"/>
          <w:szCs w:val="20"/>
          <w:lang w:val="fr-BE"/>
          <w:rPrChange w:id="563" w:author="JULIA ISABEL ROBERTO" w:date="2022-05-19T19:42:00Z">
            <w:rPr>
              <w:color w:val="0563C1"/>
              <w:sz w:val="20"/>
              <w:szCs w:val="20"/>
              <w:u w:val="single"/>
            </w:rPr>
          </w:rPrChange>
        </w:rPr>
        <w:t>https://www.obsbusiness.school/blog/estrategias-de-ventas-definicion-en-6-claves-e-implementacion-en-4-pasos</w:t>
      </w:r>
      <w:ins w:id="564" w:author="JULIA ISABEL ROBERTO" w:date="2022-05-19T19:43:00Z">
        <w:r w:rsidR="0054630B">
          <w:rPr>
            <w:color w:val="0563C1"/>
            <w:sz w:val="20"/>
            <w:szCs w:val="20"/>
            <w:u w:val="single"/>
            <w:lang w:val="fr-BE"/>
          </w:rPr>
          <w:fldChar w:fldCharType="end"/>
        </w:r>
      </w:ins>
      <w:r w:rsidRPr="0054630B">
        <w:rPr>
          <w:sz w:val="20"/>
          <w:szCs w:val="20"/>
          <w:lang w:val="fr-BE"/>
          <w:rPrChange w:id="565" w:author="JULIA ISABEL ROBERTO" w:date="2022-05-19T19:42:00Z">
            <w:rPr>
              <w:sz w:val="20"/>
              <w:szCs w:val="20"/>
            </w:rPr>
          </w:rPrChange>
        </w:rPr>
        <w:t xml:space="preserve"> </w:t>
      </w:r>
    </w:p>
    <w:p w14:paraId="00000166" w14:textId="77777777" w:rsidR="00F802DC" w:rsidRPr="0054630B" w:rsidRDefault="00F802DC" w:rsidP="00960601">
      <w:pPr>
        <w:jc w:val="both"/>
        <w:rPr>
          <w:sz w:val="20"/>
          <w:szCs w:val="20"/>
          <w:lang w:val="fr-BE"/>
          <w:rPrChange w:id="566" w:author="JULIA ISABEL ROBERTO" w:date="2022-05-19T19:42:00Z">
            <w:rPr>
              <w:sz w:val="20"/>
              <w:szCs w:val="20"/>
            </w:rPr>
          </w:rPrChange>
        </w:rPr>
      </w:pPr>
    </w:p>
    <w:p w14:paraId="00000167" w14:textId="59155B20" w:rsidR="00F802DC" w:rsidRDefault="0046407F" w:rsidP="00960601">
      <w:pPr>
        <w:jc w:val="both"/>
        <w:rPr>
          <w:sz w:val="20"/>
          <w:szCs w:val="20"/>
        </w:rPr>
        <w:pPrChange w:id="567" w:author="JULIA ISABEL ROBERTO" w:date="2022-05-19T19:39:00Z">
          <w:pPr>
            <w:ind w:left="708" w:hanging="708"/>
            <w:jc w:val="both"/>
          </w:pPr>
        </w:pPrChange>
      </w:pPr>
      <w:r>
        <w:rPr>
          <w:sz w:val="20"/>
          <w:szCs w:val="20"/>
        </w:rPr>
        <w:t>Saldarriaga</w:t>
      </w:r>
      <w:del w:id="568" w:author="JULIA ISABEL ROBERTO" w:date="2022-05-19T19:43:00Z">
        <w:r w:rsidDel="00FE1F7A">
          <w:rPr>
            <w:sz w:val="20"/>
            <w:szCs w:val="20"/>
          </w:rPr>
          <w:delText xml:space="preserve"> Díaz</w:delText>
        </w:r>
      </w:del>
      <w:r>
        <w:rPr>
          <w:sz w:val="20"/>
          <w:szCs w:val="20"/>
        </w:rPr>
        <w:t>, J.</w:t>
      </w:r>
      <w:del w:id="569" w:author="JULIA ISABEL ROBERTO" w:date="2022-05-19T19:43:00Z">
        <w:r w:rsidDel="00FE1F7A">
          <w:rPr>
            <w:sz w:val="20"/>
            <w:szCs w:val="20"/>
          </w:rPr>
          <w:delText xml:space="preserve"> M.</w:delText>
        </w:r>
      </w:del>
      <w:r>
        <w:rPr>
          <w:sz w:val="20"/>
          <w:szCs w:val="20"/>
        </w:rPr>
        <w:t>, Vélez</w:t>
      </w:r>
      <w:del w:id="570" w:author="JULIA ISABEL ROBERTO" w:date="2022-05-19T19:43:00Z">
        <w:r w:rsidDel="00FE1F7A">
          <w:rPr>
            <w:sz w:val="20"/>
            <w:szCs w:val="20"/>
          </w:rPr>
          <w:delText xml:space="preserve"> Zapata</w:delText>
        </w:r>
      </w:del>
      <w:r>
        <w:rPr>
          <w:sz w:val="20"/>
          <w:szCs w:val="20"/>
        </w:rPr>
        <w:t>, C.</w:t>
      </w:r>
      <w:del w:id="571" w:author="JULIA ISABEL ROBERTO" w:date="2022-05-19T19:43:00Z">
        <w:r w:rsidDel="00FE1F7A">
          <w:rPr>
            <w:sz w:val="20"/>
            <w:szCs w:val="20"/>
          </w:rPr>
          <w:delText>,</w:delText>
        </w:r>
      </w:del>
      <w:r>
        <w:rPr>
          <w:sz w:val="20"/>
          <w:szCs w:val="20"/>
        </w:rPr>
        <w:t xml:space="preserve"> &amp; Betancur</w:t>
      </w:r>
      <w:del w:id="572" w:author="JULIA ISABEL ROBERTO" w:date="2022-05-19T19:43:00Z">
        <w:r w:rsidDel="00FE1F7A">
          <w:rPr>
            <w:sz w:val="20"/>
            <w:szCs w:val="20"/>
          </w:rPr>
          <w:delText xml:space="preserve"> Ramírez</w:delText>
        </w:r>
      </w:del>
      <w:r>
        <w:rPr>
          <w:sz w:val="20"/>
          <w:szCs w:val="20"/>
        </w:rPr>
        <w:t xml:space="preserve">, G. (2014). </w:t>
      </w:r>
      <w:r w:rsidRPr="00465844">
        <w:rPr>
          <w:sz w:val="20"/>
          <w:szCs w:val="20"/>
        </w:rPr>
        <w:t>Estrategia de mercadeo de los vendedores ambulantes.</w:t>
      </w:r>
      <w:r>
        <w:rPr>
          <w:sz w:val="20"/>
          <w:szCs w:val="20"/>
        </w:rPr>
        <w:t xml:space="preserve"> </w:t>
      </w:r>
      <w:r w:rsidRPr="00465844">
        <w:rPr>
          <w:i/>
          <w:iCs/>
          <w:sz w:val="20"/>
          <w:szCs w:val="20"/>
          <w:rPrChange w:id="573" w:author="JULIA ISABEL ROBERTO" w:date="2022-05-19T19:44:00Z">
            <w:rPr>
              <w:sz w:val="20"/>
              <w:szCs w:val="20"/>
            </w:rPr>
          </w:rPrChange>
        </w:rPr>
        <w:t xml:space="preserve">Semestre </w:t>
      </w:r>
      <w:ins w:id="574" w:author="JULIA ISABEL ROBERTO" w:date="2022-05-19T19:44:00Z">
        <w:r w:rsidR="00942ECB" w:rsidRPr="00465844">
          <w:rPr>
            <w:i/>
            <w:iCs/>
            <w:sz w:val="20"/>
            <w:szCs w:val="20"/>
            <w:rPrChange w:id="575" w:author="JULIA ISABEL ROBERTO" w:date="2022-05-19T19:44:00Z">
              <w:rPr>
                <w:sz w:val="20"/>
                <w:szCs w:val="20"/>
              </w:rPr>
            </w:rPrChange>
          </w:rPr>
          <w:t>E</w:t>
        </w:r>
      </w:ins>
      <w:del w:id="576" w:author="JULIA ISABEL ROBERTO" w:date="2022-05-19T19:44:00Z">
        <w:r w:rsidRPr="00465844" w:rsidDel="00942ECB">
          <w:rPr>
            <w:i/>
            <w:iCs/>
            <w:sz w:val="20"/>
            <w:szCs w:val="20"/>
            <w:rPrChange w:id="577" w:author="JULIA ISABEL ROBERTO" w:date="2022-05-19T19:44:00Z">
              <w:rPr>
                <w:sz w:val="20"/>
                <w:szCs w:val="20"/>
              </w:rPr>
            </w:rPrChange>
          </w:rPr>
          <w:delText>e</w:delText>
        </w:r>
      </w:del>
      <w:r w:rsidRPr="00465844">
        <w:rPr>
          <w:i/>
          <w:iCs/>
          <w:sz w:val="20"/>
          <w:szCs w:val="20"/>
          <w:rPrChange w:id="578" w:author="JULIA ISABEL ROBERTO" w:date="2022-05-19T19:44:00Z">
            <w:rPr>
              <w:sz w:val="20"/>
              <w:szCs w:val="20"/>
            </w:rPr>
          </w:rPrChange>
        </w:rPr>
        <w:t xml:space="preserve">conómico </w:t>
      </w:r>
      <w:del w:id="579" w:author="JULIA ISABEL ROBERTO" w:date="2022-05-19T19:44:00Z">
        <w:r w:rsidRPr="00465844" w:rsidDel="00942ECB">
          <w:rPr>
            <w:i/>
            <w:iCs/>
            <w:sz w:val="20"/>
            <w:szCs w:val="20"/>
            <w:rPrChange w:id="580" w:author="JULIA ISABEL ROBERTO" w:date="2022-05-19T19:44:00Z">
              <w:rPr>
                <w:sz w:val="20"/>
                <w:szCs w:val="20"/>
              </w:rPr>
            </w:rPrChange>
          </w:rPr>
          <w:delText xml:space="preserve">- </w:delText>
        </w:r>
      </w:del>
      <w:r w:rsidRPr="00465844">
        <w:rPr>
          <w:i/>
          <w:iCs/>
          <w:sz w:val="20"/>
          <w:szCs w:val="20"/>
          <w:rPrChange w:id="581" w:author="JULIA ISABEL ROBERTO" w:date="2022-05-19T19:44:00Z">
            <w:rPr>
              <w:sz w:val="20"/>
              <w:szCs w:val="20"/>
            </w:rPr>
          </w:rPrChange>
        </w:rPr>
        <w:t xml:space="preserve">Revista </w:t>
      </w:r>
      <w:del w:id="582" w:author="JULIA ISABEL ROBERTO" w:date="2022-05-19T19:44:00Z">
        <w:r w:rsidRPr="00465844" w:rsidDel="00942ECB">
          <w:rPr>
            <w:i/>
            <w:iCs/>
            <w:sz w:val="20"/>
            <w:szCs w:val="20"/>
            <w:rPrChange w:id="583" w:author="JULIA ISABEL ROBERTO" w:date="2022-05-19T19:44:00Z">
              <w:rPr>
                <w:sz w:val="20"/>
                <w:szCs w:val="20"/>
              </w:rPr>
            </w:rPrChange>
          </w:rPr>
          <w:delText>Universidad de Medellín, 18</w:delText>
        </w:r>
      </w:del>
      <w:ins w:id="584" w:author="JULIA ISABEL ROBERTO" w:date="2022-05-19T19:44:00Z">
        <w:r w:rsidR="00942ECB" w:rsidRPr="00465844">
          <w:rPr>
            <w:i/>
            <w:iCs/>
            <w:sz w:val="20"/>
            <w:szCs w:val="20"/>
            <w:rPrChange w:id="585" w:author="JULIA ISABEL ROBERTO" w:date="2022-05-19T19:44:00Z">
              <w:rPr>
                <w:sz w:val="20"/>
                <w:szCs w:val="20"/>
              </w:rPr>
            </w:rPrChange>
          </w:rPr>
          <w:t>Científica</w:t>
        </w:r>
      </w:ins>
      <w:r>
        <w:rPr>
          <w:sz w:val="20"/>
          <w:szCs w:val="20"/>
        </w:rPr>
        <w:t xml:space="preserve">. </w:t>
      </w:r>
      <w:r w:rsidR="004C6BAC">
        <w:fldChar w:fldCharType="begin"/>
      </w:r>
      <w:r w:rsidR="004C6BAC">
        <w:instrText xml:space="preserve"> HYPERLINK "https://revistas.udem.edu.co/index.php/economico/article/view/1828/" \h </w:instrText>
      </w:r>
      <w:r w:rsidR="004C6BAC">
        <w:fldChar w:fldCharType="separate"/>
      </w:r>
      <w:r>
        <w:rPr>
          <w:color w:val="0563C1"/>
          <w:sz w:val="20"/>
          <w:szCs w:val="20"/>
          <w:u w:val="single"/>
        </w:rPr>
        <w:t>https://revistas.udem.edu.co/index.php/economico/article/view/1828/</w:t>
      </w:r>
      <w:r w:rsidR="004C6BAC">
        <w:rPr>
          <w:color w:val="0563C1"/>
          <w:sz w:val="20"/>
          <w:szCs w:val="20"/>
          <w:u w:val="single"/>
        </w:rPr>
        <w:fldChar w:fldCharType="end"/>
      </w:r>
      <w:r>
        <w:rPr>
          <w:sz w:val="20"/>
          <w:szCs w:val="20"/>
        </w:rPr>
        <w:t xml:space="preserve"> </w:t>
      </w:r>
    </w:p>
    <w:p w14:paraId="00000168" w14:textId="77777777" w:rsidR="00F802DC" w:rsidRDefault="00F802DC" w:rsidP="00960601">
      <w:pPr>
        <w:jc w:val="both"/>
        <w:rPr>
          <w:sz w:val="20"/>
          <w:szCs w:val="20"/>
        </w:rPr>
      </w:pPr>
    </w:p>
    <w:p w14:paraId="00000169" w14:textId="03F10E45" w:rsidR="00F802DC" w:rsidRDefault="0046407F" w:rsidP="00960601">
      <w:pPr>
        <w:jc w:val="both"/>
        <w:rPr>
          <w:sz w:val="20"/>
          <w:szCs w:val="20"/>
        </w:rPr>
        <w:pPrChange w:id="586" w:author="JULIA ISABEL ROBERTO" w:date="2022-05-19T19:39:00Z">
          <w:pPr>
            <w:ind w:left="708" w:hanging="708"/>
            <w:jc w:val="both"/>
          </w:pPr>
        </w:pPrChange>
      </w:pPr>
      <w:r>
        <w:rPr>
          <w:sz w:val="20"/>
          <w:szCs w:val="20"/>
        </w:rPr>
        <w:t>SENA</w:t>
      </w:r>
      <w:del w:id="587" w:author="JULIA ISABEL ROBERTO" w:date="2022-05-19T19:45:00Z">
        <w:r w:rsidDel="003C698A">
          <w:rPr>
            <w:sz w:val="20"/>
            <w:szCs w:val="20"/>
          </w:rPr>
          <w:delText>,</w:delText>
        </w:r>
      </w:del>
      <w:ins w:id="588" w:author="JULIA ISABEL ROBERTO" w:date="2022-05-19T19:45:00Z">
        <w:r w:rsidR="003C698A">
          <w:rPr>
            <w:sz w:val="20"/>
            <w:szCs w:val="20"/>
          </w:rPr>
          <w:t>.</w:t>
        </w:r>
      </w:ins>
      <w:r>
        <w:rPr>
          <w:sz w:val="20"/>
          <w:szCs w:val="20"/>
        </w:rPr>
        <w:t xml:space="preserve"> </w:t>
      </w:r>
      <w:del w:id="589" w:author="JULIA ISABEL ROBERTO" w:date="2022-05-19T19:45:00Z">
        <w:r w:rsidDel="003C698A">
          <w:rPr>
            <w:sz w:val="20"/>
            <w:szCs w:val="20"/>
          </w:rPr>
          <w:delText xml:space="preserve">E. d. (Dirección). </w:delText>
        </w:r>
      </w:del>
      <w:r>
        <w:rPr>
          <w:sz w:val="20"/>
          <w:szCs w:val="20"/>
        </w:rPr>
        <w:t xml:space="preserve">(2021). </w:t>
      </w:r>
      <w:r w:rsidRPr="003C698A">
        <w:rPr>
          <w:i/>
          <w:iCs/>
          <w:sz w:val="20"/>
          <w:szCs w:val="20"/>
          <w:rPrChange w:id="590" w:author="JULIA ISABEL ROBERTO" w:date="2022-05-19T19:45:00Z">
            <w:rPr>
              <w:sz w:val="20"/>
              <w:szCs w:val="20"/>
            </w:rPr>
          </w:rPrChange>
        </w:rPr>
        <w:t xml:space="preserve">Retener clientes: </w:t>
      </w:r>
      <w:ins w:id="591" w:author="JULIA ISABEL ROBERTO" w:date="2022-05-19T19:45:00Z">
        <w:r w:rsidR="003C698A" w:rsidRPr="003C698A">
          <w:rPr>
            <w:i/>
            <w:iCs/>
            <w:sz w:val="20"/>
            <w:szCs w:val="20"/>
            <w:rPrChange w:id="592" w:author="JULIA ISABEL ROBERTO" w:date="2022-05-19T19:45:00Z">
              <w:rPr>
                <w:sz w:val="20"/>
                <w:szCs w:val="20"/>
              </w:rPr>
            </w:rPrChange>
          </w:rPr>
          <w:t>f</w:t>
        </w:r>
      </w:ins>
      <w:del w:id="593" w:author="JULIA ISABEL ROBERTO" w:date="2022-05-19T19:45:00Z">
        <w:r w:rsidRPr="003C698A" w:rsidDel="003C698A">
          <w:rPr>
            <w:i/>
            <w:iCs/>
            <w:sz w:val="20"/>
            <w:szCs w:val="20"/>
            <w:rPrChange w:id="594" w:author="JULIA ISABEL ROBERTO" w:date="2022-05-19T19:45:00Z">
              <w:rPr>
                <w:sz w:val="20"/>
                <w:szCs w:val="20"/>
              </w:rPr>
            </w:rPrChange>
          </w:rPr>
          <w:delText>F</w:delText>
        </w:r>
      </w:del>
      <w:r w:rsidRPr="003C698A">
        <w:rPr>
          <w:i/>
          <w:iCs/>
          <w:sz w:val="20"/>
          <w:szCs w:val="20"/>
          <w:rPrChange w:id="595" w:author="JULIA ISABEL ROBERTO" w:date="2022-05-19T19:45:00Z">
            <w:rPr>
              <w:sz w:val="20"/>
              <w:szCs w:val="20"/>
            </w:rPr>
          </w:rPrChange>
        </w:rPr>
        <w:t>idelizar clientes</w:t>
      </w:r>
      <w:r>
        <w:rPr>
          <w:sz w:val="20"/>
          <w:szCs w:val="20"/>
        </w:rPr>
        <w:t xml:space="preserve"> [</w:t>
      </w:r>
      <w:del w:id="596" w:author="JULIA ISABEL ROBERTO" w:date="2022-05-19T19:45:00Z">
        <w:r w:rsidDel="003C698A">
          <w:rPr>
            <w:sz w:val="20"/>
            <w:szCs w:val="20"/>
          </w:rPr>
          <w:delText>Película</w:delText>
        </w:r>
      </w:del>
      <w:ins w:id="597" w:author="JULIA ISABEL ROBERTO" w:date="2022-05-19T19:45:00Z">
        <w:r w:rsidR="003C698A">
          <w:rPr>
            <w:sz w:val="20"/>
            <w:szCs w:val="20"/>
          </w:rPr>
          <w:t>video</w:t>
        </w:r>
      </w:ins>
      <w:r>
        <w:rPr>
          <w:sz w:val="20"/>
          <w:szCs w:val="20"/>
        </w:rPr>
        <w:t>].</w:t>
      </w:r>
      <w:ins w:id="598" w:author="JULIA ISABEL ROBERTO" w:date="2022-05-19T19:45:00Z">
        <w:r w:rsidR="003C698A">
          <w:rPr>
            <w:sz w:val="20"/>
            <w:szCs w:val="20"/>
          </w:rPr>
          <w:t xml:space="preserve"> YouTube.</w:t>
        </w:r>
      </w:ins>
      <w:r>
        <w:rPr>
          <w:sz w:val="20"/>
          <w:szCs w:val="20"/>
        </w:rPr>
        <w:t xml:space="preserve"> </w:t>
      </w:r>
      <w:r w:rsidR="004C6BAC">
        <w:fldChar w:fldCharType="begin"/>
      </w:r>
      <w:r w:rsidR="004C6BAC">
        <w:instrText xml:space="preserve"> HYPERLINK "https://youtu.be/64IsYDBncao" \h </w:instrText>
      </w:r>
      <w:r w:rsidR="004C6BAC">
        <w:fldChar w:fldCharType="separate"/>
      </w:r>
      <w:r>
        <w:rPr>
          <w:color w:val="0563C1"/>
          <w:sz w:val="20"/>
          <w:szCs w:val="20"/>
          <w:u w:val="single"/>
        </w:rPr>
        <w:t>https://youtu.be/64IsYDBncao</w:t>
      </w:r>
      <w:r w:rsidR="004C6BAC">
        <w:rPr>
          <w:color w:val="0563C1"/>
          <w:sz w:val="20"/>
          <w:szCs w:val="20"/>
          <w:u w:val="single"/>
        </w:rPr>
        <w:fldChar w:fldCharType="end"/>
      </w:r>
      <w:r>
        <w:rPr>
          <w:sz w:val="20"/>
          <w:szCs w:val="20"/>
        </w:rPr>
        <w:t xml:space="preserve"> </w:t>
      </w:r>
    </w:p>
    <w:p w14:paraId="0000016A" w14:textId="77777777" w:rsidR="00F802DC" w:rsidRDefault="00F802DC" w:rsidP="00960601">
      <w:pPr>
        <w:jc w:val="both"/>
        <w:rPr>
          <w:sz w:val="20"/>
          <w:szCs w:val="20"/>
        </w:rPr>
        <w:pPrChange w:id="599" w:author="JULIA ISABEL ROBERTO" w:date="2022-05-19T19:39:00Z">
          <w:pPr>
            <w:ind w:left="708" w:hanging="708"/>
            <w:jc w:val="both"/>
          </w:pPr>
        </w:pPrChange>
      </w:pPr>
    </w:p>
    <w:p w14:paraId="0000016B" w14:textId="77777777" w:rsidR="00F802DC" w:rsidRDefault="00F802DC">
      <w:pPr>
        <w:ind w:left="708" w:hanging="708"/>
        <w:jc w:val="both"/>
        <w:rPr>
          <w:sz w:val="20"/>
          <w:szCs w:val="20"/>
        </w:rPr>
      </w:pPr>
    </w:p>
    <w:p w14:paraId="0000016C" w14:textId="77777777" w:rsidR="00F802DC" w:rsidRDefault="0046407F" w:rsidP="007212B4">
      <w:pPr>
        <w:numPr>
          <w:ilvl w:val="0"/>
          <w:numId w:val="9"/>
        </w:numPr>
        <w:jc w:val="both"/>
        <w:rPr>
          <w:b/>
          <w:color w:val="000000"/>
          <w:sz w:val="20"/>
          <w:szCs w:val="20"/>
        </w:rPr>
        <w:pPrChange w:id="600" w:author="JULIA ISABEL ROBERTO" w:date="2022-05-19T15:22:00Z">
          <w:pPr>
            <w:numPr>
              <w:numId w:val="3"/>
            </w:numPr>
            <w:ind w:left="720" w:hanging="360"/>
            <w:jc w:val="both"/>
          </w:pPr>
        </w:pPrChange>
      </w:pPr>
      <w:r>
        <w:rPr>
          <w:b/>
          <w:color w:val="000000"/>
          <w:sz w:val="20"/>
          <w:szCs w:val="20"/>
        </w:rPr>
        <w:t>CONTROL DEL DOCUMENTO</w:t>
      </w:r>
    </w:p>
    <w:p w14:paraId="0000016D" w14:textId="77777777" w:rsidR="00F802DC" w:rsidRDefault="00F802DC">
      <w:pPr>
        <w:jc w:val="both"/>
        <w:rPr>
          <w:b/>
          <w:sz w:val="20"/>
          <w:szCs w:val="20"/>
        </w:rPr>
      </w:pPr>
    </w:p>
    <w:tbl>
      <w:tblPr>
        <w:tblStyle w:val="af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802DC" w14:paraId="632A5172" w14:textId="77777777">
        <w:tc>
          <w:tcPr>
            <w:tcW w:w="1272" w:type="dxa"/>
            <w:tcBorders>
              <w:top w:val="nil"/>
              <w:left w:val="nil"/>
            </w:tcBorders>
          </w:tcPr>
          <w:p w14:paraId="0000016E" w14:textId="77777777" w:rsidR="00F802DC" w:rsidRDefault="00F802DC">
            <w:pPr>
              <w:jc w:val="both"/>
              <w:rPr>
                <w:color w:val="231F20"/>
                <w:sz w:val="20"/>
                <w:szCs w:val="20"/>
              </w:rPr>
            </w:pPr>
          </w:p>
        </w:tc>
        <w:tc>
          <w:tcPr>
            <w:tcW w:w="1991" w:type="dxa"/>
            <w:vAlign w:val="center"/>
          </w:tcPr>
          <w:p w14:paraId="0000016F" w14:textId="77777777" w:rsidR="00F802DC" w:rsidRDefault="0046407F">
            <w:pPr>
              <w:jc w:val="both"/>
              <w:rPr>
                <w:color w:val="231F20"/>
                <w:sz w:val="20"/>
                <w:szCs w:val="20"/>
              </w:rPr>
            </w:pPr>
            <w:r>
              <w:rPr>
                <w:color w:val="231F20"/>
                <w:sz w:val="20"/>
                <w:szCs w:val="20"/>
              </w:rPr>
              <w:t>Nombre</w:t>
            </w:r>
          </w:p>
        </w:tc>
        <w:tc>
          <w:tcPr>
            <w:tcW w:w="1559" w:type="dxa"/>
            <w:vAlign w:val="center"/>
          </w:tcPr>
          <w:p w14:paraId="00000170" w14:textId="77777777" w:rsidR="00F802DC" w:rsidRDefault="0046407F">
            <w:pPr>
              <w:jc w:val="both"/>
              <w:rPr>
                <w:color w:val="231F20"/>
                <w:sz w:val="20"/>
                <w:szCs w:val="20"/>
              </w:rPr>
            </w:pPr>
            <w:r>
              <w:rPr>
                <w:color w:val="231F20"/>
                <w:sz w:val="20"/>
                <w:szCs w:val="20"/>
              </w:rPr>
              <w:t>Cargo</w:t>
            </w:r>
          </w:p>
        </w:tc>
        <w:tc>
          <w:tcPr>
            <w:tcW w:w="3257" w:type="dxa"/>
            <w:vAlign w:val="center"/>
          </w:tcPr>
          <w:p w14:paraId="00000171" w14:textId="77777777" w:rsidR="00F802DC" w:rsidRDefault="0046407F">
            <w:pPr>
              <w:jc w:val="both"/>
              <w:rPr>
                <w:color w:val="231F20"/>
                <w:sz w:val="20"/>
                <w:szCs w:val="20"/>
              </w:rPr>
            </w:pPr>
            <w:r>
              <w:rPr>
                <w:color w:val="231F20"/>
                <w:sz w:val="20"/>
                <w:szCs w:val="20"/>
              </w:rPr>
              <w:t>Dependencia</w:t>
            </w:r>
          </w:p>
        </w:tc>
        <w:tc>
          <w:tcPr>
            <w:tcW w:w="1888" w:type="dxa"/>
            <w:vAlign w:val="center"/>
          </w:tcPr>
          <w:p w14:paraId="00000172" w14:textId="77777777" w:rsidR="00F802DC" w:rsidRDefault="0046407F">
            <w:pPr>
              <w:jc w:val="both"/>
              <w:rPr>
                <w:color w:val="231F20"/>
                <w:sz w:val="20"/>
                <w:szCs w:val="20"/>
              </w:rPr>
            </w:pPr>
            <w:r>
              <w:rPr>
                <w:color w:val="231F20"/>
                <w:sz w:val="20"/>
                <w:szCs w:val="20"/>
              </w:rPr>
              <w:t>Fecha</w:t>
            </w:r>
          </w:p>
        </w:tc>
      </w:tr>
      <w:tr w:rsidR="00F802DC" w14:paraId="69837474" w14:textId="77777777">
        <w:trPr>
          <w:trHeight w:val="340"/>
        </w:trPr>
        <w:tc>
          <w:tcPr>
            <w:tcW w:w="1272" w:type="dxa"/>
            <w:vMerge w:val="restart"/>
          </w:tcPr>
          <w:p w14:paraId="00000173" w14:textId="77777777" w:rsidR="00F802DC" w:rsidRDefault="0046407F">
            <w:pPr>
              <w:jc w:val="both"/>
              <w:rPr>
                <w:color w:val="231F20"/>
                <w:sz w:val="20"/>
                <w:szCs w:val="20"/>
              </w:rPr>
            </w:pPr>
            <w:r>
              <w:rPr>
                <w:color w:val="231F20"/>
                <w:sz w:val="20"/>
                <w:szCs w:val="20"/>
              </w:rPr>
              <w:t>Autor (es)</w:t>
            </w:r>
          </w:p>
        </w:tc>
        <w:tc>
          <w:tcPr>
            <w:tcW w:w="1991" w:type="dxa"/>
          </w:tcPr>
          <w:p w14:paraId="00000174" w14:textId="77777777" w:rsidR="00F802DC" w:rsidRDefault="0046407F">
            <w:pPr>
              <w:jc w:val="both"/>
              <w:rPr>
                <w:b w:val="0"/>
                <w:color w:val="231F20"/>
                <w:sz w:val="20"/>
                <w:szCs w:val="20"/>
              </w:rPr>
            </w:pPr>
            <w:r>
              <w:rPr>
                <w:b w:val="0"/>
                <w:color w:val="231F20"/>
                <w:sz w:val="20"/>
                <w:szCs w:val="20"/>
              </w:rPr>
              <w:t>Jaime Hernán Tejada Llano</w:t>
            </w:r>
          </w:p>
        </w:tc>
        <w:tc>
          <w:tcPr>
            <w:tcW w:w="1559" w:type="dxa"/>
          </w:tcPr>
          <w:p w14:paraId="00000175" w14:textId="77777777" w:rsidR="00F802DC" w:rsidRDefault="0046407F">
            <w:pPr>
              <w:jc w:val="both"/>
              <w:rPr>
                <w:b w:val="0"/>
                <w:color w:val="231F20"/>
                <w:sz w:val="20"/>
                <w:szCs w:val="20"/>
              </w:rPr>
            </w:pPr>
            <w:r>
              <w:rPr>
                <w:b w:val="0"/>
                <w:color w:val="231F20"/>
                <w:sz w:val="20"/>
                <w:szCs w:val="20"/>
              </w:rPr>
              <w:t>Experto temático</w:t>
            </w:r>
          </w:p>
        </w:tc>
        <w:tc>
          <w:tcPr>
            <w:tcW w:w="3257" w:type="dxa"/>
          </w:tcPr>
          <w:p w14:paraId="00000176" w14:textId="24C524B6" w:rsidR="00F802DC" w:rsidRDefault="0046407F">
            <w:pPr>
              <w:jc w:val="both"/>
              <w:rPr>
                <w:b w:val="0"/>
                <w:color w:val="231F20"/>
                <w:sz w:val="20"/>
                <w:szCs w:val="20"/>
              </w:rPr>
            </w:pPr>
            <w:r>
              <w:rPr>
                <w:b w:val="0"/>
                <w:color w:val="231F20"/>
                <w:sz w:val="20"/>
                <w:szCs w:val="20"/>
              </w:rPr>
              <w:t xml:space="preserve">Regional Distrito Capital - Centro de </w:t>
            </w:r>
            <w:ins w:id="601" w:author="JULIA ISABEL ROBERTO" w:date="2022-05-19T19:47:00Z">
              <w:r w:rsidR="00027DC2">
                <w:rPr>
                  <w:b w:val="0"/>
                  <w:color w:val="231F20"/>
                  <w:sz w:val="20"/>
                  <w:szCs w:val="20"/>
                </w:rPr>
                <w:t>D</w:t>
              </w:r>
            </w:ins>
            <w:del w:id="602" w:author="JULIA ISABEL ROBERTO" w:date="2022-05-19T19:47:00Z">
              <w:r w:rsidDel="00027DC2">
                <w:rPr>
                  <w:b w:val="0"/>
                  <w:color w:val="231F20"/>
                  <w:sz w:val="20"/>
                  <w:szCs w:val="20"/>
                </w:rPr>
                <w:delText>d</w:delText>
              </w:r>
            </w:del>
            <w:r>
              <w:rPr>
                <w:b w:val="0"/>
                <w:color w:val="231F20"/>
                <w:sz w:val="20"/>
                <w:szCs w:val="20"/>
              </w:rPr>
              <w:t xml:space="preserve">iseño y </w:t>
            </w:r>
            <w:ins w:id="603" w:author="JULIA ISABEL ROBERTO" w:date="2022-05-19T19:47:00Z">
              <w:r w:rsidR="00027DC2">
                <w:rPr>
                  <w:b w:val="0"/>
                  <w:color w:val="231F20"/>
                  <w:sz w:val="20"/>
                  <w:szCs w:val="20"/>
                </w:rPr>
                <w:t>M</w:t>
              </w:r>
            </w:ins>
            <w:del w:id="604" w:author="JULIA ISABEL ROBERTO" w:date="2022-05-19T19:47:00Z">
              <w:r w:rsidDel="00027DC2">
                <w:rPr>
                  <w:b w:val="0"/>
                  <w:color w:val="231F20"/>
                  <w:sz w:val="20"/>
                  <w:szCs w:val="20"/>
                </w:rPr>
                <w:delText>m</w:delText>
              </w:r>
            </w:del>
            <w:r>
              <w:rPr>
                <w:b w:val="0"/>
                <w:color w:val="231F20"/>
                <w:sz w:val="20"/>
                <w:szCs w:val="20"/>
              </w:rPr>
              <w:t>etrología</w:t>
            </w:r>
          </w:p>
        </w:tc>
        <w:tc>
          <w:tcPr>
            <w:tcW w:w="1888" w:type="dxa"/>
          </w:tcPr>
          <w:p w14:paraId="00000177" w14:textId="77777777" w:rsidR="00F802DC" w:rsidRDefault="0046407F">
            <w:pPr>
              <w:jc w:val="both"/>
              <w:rPr>
                <w:b w:val="0"/>
                <w:color w:val="231F20"/>
                <w:sz w:val="20"/>
                <w:szCs w:val="20"/>
              </w:rPr>
            </w:pPr>
            <w:r>
              <w:rPr>
                <w:b w:val="0"/>
                <w:color w:val="231F20"/>
                <w:sz w:val="20"/>
                <w:szCs w:val="20"/>
              </w:rPr>
              <w:t xml:space="preserve">Marzo </w:t>
            </w:r>
            <w:del w:id="605" w:author="JULIA ISABEL ROBERTO" w:date="2022-05-19T19:47:00Z">
              <w:r w:rsidDel="00027DC2">
                <w:rPr>
                  <w:b w:val="0"/>
                  <w:color w:val="231F20"/>
                  <w:sz w:val="20"/>
                  <w:szCs w:val="20"/>
                </w:rPr>
                <w:delText xml:space="preserve">de </w:delText>
              </w:r>
            </w:del>
            <w:r>
              <w:rPr>
                <w:b w:val="0"/>
                <w:color w:val="231F20"/>
                <w:sz w:val="20"/>
                <w:szCs w:val="20"/>
              </w:rPr>
              <w:t>2022</w:t>
            </w:r>
          </w:p>
        </w:tc>
      </w:tr>
      <w:tr w:rsidR="00F802DC" w14:paraId="73177183" w14:textId="77777777">
        <w:trPr>
          <w:trHeight w:val="340"/>
        </w:trPr>
        <w:tc>
          <w:tcPr>
            <w:tcW w:w="1272" w:type="dxa"/>
            <w:vMerge/>
          </w:tcPr>
          <w:p w14:paraId="00000178" w14:textId="77777777" w:rsidR="00F802DC" w:rsidRDefault="00F802DC">
            <w:pPr>
              <w:widowControl w:val="0"/>
              <w:pBdr>
                <w:top w:val="nil"/>
                <w:left w:val="nil"/>
                <w:bottom w:val="nil"/>
                <w:right w:val="nil"/>
                <w:between w:val="nil"/>
              </w:pBdr>
              <w:spacing w:line="276" w:lineRule="auto"/>
              <w:rPr>
                <w:sz w:val="20"/>
                <w:szCs w:val="20"/>
              </w:rPr>
            </w:pPr>
          </w:p>
        </w:tc>
        <w:tc>
          <w:tcPr>
            <w:tcW w:w="1991" w:type="dxa"/>
            <w:vAlign w:val="center"/>
          </w:tcPr>
          <w:p w14:paraId="00000179" w14:textId="77777777" w:rsidR="00F802DC" w:rsidRDefault="0046407F">
            <w:pPr>
              <w:jc w:val="both"/>
              <w:rPr>
                <w:b w:val="0"/>
                <w:color w:val="231F20"/>
                <w:sz w:val="20"/>
                <w:szCs w:val="20"/>
              </w:rPr>
            </w:pPr>
            <w:r>
              <w:rPr>
                <w:b w:val="0"/>
                <w:color w:val="231F20"/>
                <w:sz w:val="20"/>
                <w:szCs w:val="20"/>
              </w:rPr>
              <w:t>Claudia Milena Hernández Naranjo</w:t>
            </w:r>
          </w:p>
        </w:tc>
        <w:tc>
          <w:tcPr>
            <w:tcW w:w="1559" w:type="dxa"/>
            <w:vAlign w:val="center"/>
          </w:tcPr>
          <w:p w14:paraId="0000017A" w14:textId="62C40987" w:rsidR="00F802DC" w:rsidRDefault="0046407F">
            <w:pPr>
              <w:jc w:val="both"/>
              <w:rPr>
                <w:b w:val="0"/>
                <w:color w:val="231F20"/>
                <w:sz w:val="20"/>
                <w:szCs w:val="20"/>
              </w:rPr>
            </w:pPr>
            <w:r>
              <w:rPr>
                <w:b w:val="0"/>
                <w:color w:val="231F20"/>
                <w:sz w:val="20"/>
                <w:szCs w:val="20"/>
              </w:rPr>
              <w:t xml:space="preserve">Diseñadora </w:t>
            </w:r>
            <w:ins w:id="606" w:author="JULIA ISABEL ROBERTO" w:date="2022-05-19T19:47:00Z">
              <w:r w:rsidR="00027DC2">
                <w:rPr>
                  <w:b w:val="0"/>
                  <w:color w:val="231F20"/>
                  <w:sz w:val="20"/>
                  <w:szCs w:val="20"/>
                </w:rPr>
                <w:t>I</w:t>
              </w:r>
            </w:ins>
            <w:del w:id="607" w:author="JULIA ISABEL ROBERTO" w:date="2022-05-19T19:47:00Z">
              <w:r w:rsidDel="00027DC2">
                <w:rPr>
                  <w:b w:val="0"/>
                  <w:color w:val="231F20"/>
                  <w:sz w:val="20"/>
                  <w:szCs w:val="20"/>
                </w:rPr>
                <w:delText>I</w:delText>
              </w:r>
            </w:del>
            <w:r>
              <w:rPr>
                <w:b w:val="0"/>
                <w:color w:val="231F20"/>
                <w:sz w:val="20"/>
                <w:szCs w:val="20"/>
              </w:rPr>
              <w:t>nstruccional</w:t>
            </w:r>
          </w:p>
        </w:tc>
        <w:tc>
          <w:tcPr>
            <w:tcW w:w="3257" w:type="dxa"/>
            <w:vAlign w:val="center"/>
          </w:tcPr>
          <w:p w14:paraId="0000017B" w14:textId="77777777" w:rsidR="00F802DC" w:rsidRDefault="0046407F">
            <w:pPr>
              <w:jc w:val="both"/>
              <w:rPr>
                <w:b w:val="0"/>
                <w:color w:val="231F20"/>
                <w:sz w:val="20"/>
                <w:szCs w:val="20"/>
              </w:rPr>
            </w:pPr>
            <w:r>
              <w:rPr>
                <w:b w:val="0"/>
                <w:color w:val="231F20"/>
                <w:sz w:val="20"/>
                <w:szCs w:val="20"/>
              </w:rPr>
              <w:t>Regional Distrito Capital – Centro de Gestión Industrial</w:t>
            </w:r>
            <w:del w:id="608" w:author="JULIA ISABEL ROBERTO" w:date="2022-05-19T19:47:00Z">
              <w:r w:rsidDel="00027DC2">
                <w:rPr>
                  <w:b w:val="0"/>
                  <w:color w:val="231F20"/>
                  <w:sz w:val="20"/>
                  <w:szCs w:val="20"/>
                </w:rPr>
                <w:delText>.</w:delText>
              </w:r>
            </w:del>
          </w:p>
        </w:tc>
        <w:tc>
          <w:tcPr>
            <w:tcW w:w="1888" w:type="dxa"/>
            <w:vAlign w:val="center"/>
          </w:tcPr>
          <w:p w14:paraId="0000017C" w14:textId="77777777" w:rsidR="00F802DC" w:rsidRDefault="0046407F">
            <w:pPr>
              <w:jc w:val="both"/>
              <w:rPr>
                <w:b w:val="0"/>
                <w:color w:val="231F20"/>
                <w:sz w:val="20"/>
                <w:szCs w:val="20"/>
              </w:rPr>
            </w:pPr>
            <w:r>
              <w:rPr>
                <w:b w:val="0"/>
                <w:color w:val="231F20"/>
                <w:sz w:val="20"/>
                <w:szCs w:val="20"/>
              </w:rPr>
              <w:t>Abril 2022</w:t>
            </w:r>
          </w:p>
        </w:tc>
      </w:tr>
      <w:tr w:rsidR="00F802DC" w14:paraId="656A9397" w14:textId="77777777">
        <w:trPr>
          <w:trHeight w:val="340"/>
        </w:trPr>
        <w:tc>
          <w:tcPr>
            <w:tcW w:w="1272" w:type="dxa"/>
            <w:vMerge/>
          </w:tcPr>
          <w:p w14:paraId="0000017D" w14:textId="77777777" w:rsidR="00F802DC" w:rsidRDefault="00F802DC">
            <w:pPr>
              <w:widowControl w:val="0"/>
              <w:pBdr>
                <w:top w:val="nil"/>
                <w:left w:val="nil"/>
                <w:bottom w:val="nil"/>
                <w:right w:val="nil"/>
                <w:between w:val="nil"/>
              </w:pBdr>
              <w:spacing w:line="276" w:lineRule="auto"/>
              <w:rPr>
                <w:sz w:val="20"/>
                <w:szCs w:val="20"/>
              </w:rPr>
            </w:pPr>
          </w:p>
        </w:tc>
        <w:tc>
          <w:tcPr>
            <w:tcW w:w="1991" w:type="dxa"/>
            <w:vAlign w:val="center"/>
          </w:tcPr>
          <w:p w14:paraId="0000017E" w14:textId="77777777" w:rsidR="00F802DC" w:rsidRDefault="0046407F">
            <w:pPr>
              <w:jc w:val="both"/>
              <w:rPr>
                <w:b w:val="0"/>
                <w:color w:val="231F20"/>
                <w:sz w:val="20"/>
                <w:szCs w:val="20"/>
              </w:rPr>
            </w:pPr>
            <w:r>
              <w:rPr>
                <w:b w:val="0"/>
                <w:color w:val="231F20"/>
                <w:sz w:val="20"/>
                <w:szCs w:val="20"/>
              </w:rPr>
              <w:t>Alix Cecilia Chinchilla Rueda</w:t>
            </w:r>
          </w:p>
        </w:tc>
        <w:tc>
          <w:tcPr>
            <w:tcW w:w="1559" w:type="dxa"/>
            <w:vAlign w:val="center"/>
          </w:tcPr>
          <w:p w14:paraId="0000017F" w14:textId="37F300D8" w:rsidR="00F802DC" w:rsidRDefault="0046407F">
            <w:pPr>
              <w:jc w:val="both"/>
              <w:rPr>
                <w:b w:val="0"/>
                <w:color w:val="231F20"/>
                <w:sz w:val="20"/>
                <w:szCs w:val="20"/>
              </w:rPr>
            </w:pPr>
            <w:r>
              <w:rPr>
                <w:b w:val="0"/>
                <w:color w:val="231F20"/>
                <w:sz w:val="20"/>
                <w:szCs w:val="20"/>
              </w:rPr>
              <w:t xml:space="preserve">Asesor </w:t>
            </w:r>
            <w:ins w:id="609" w:author="JULIA ISABEL ROBERTO" w:date="2022-05-19T19:47:00Z">
              <w:r w:rsidR="00027DC2">
                <w:rPr>
                  <w:b w:val="0"/>
                  <w:color w:val="231F20"/>
                  <w:sz w:val="20"/>
                  <w:szCs w:val="20"/>
                </w:rPr>
                <w:t>m</w:t>
              </w:r>
            </w:ins>
            <w:del w:id="610" w:author="JULIA ISABEL ROBERTO" w:date="2022-05-19T19:47:00Z">
              <w:r w:rsidDel="00027DC2">
                <w:rPr>
                  <w:b w:val="0"/>
                  <w:color w:val="231F20"/>
                  <w:sz w:val="20"/>
                  <w:szCs w:val="20"/>
                </w:rPr>
                <w:delText>M</w:delText>
              </w:r>
            </w:del>
            <w:r>
              <w:rPr>
                <w:b w:val="0"/>
                <w:color w:val="231F20"/>
                <w:sz w:val="20"/>
                <w:szCs w:val="20"/>
              </w:rPr>
              <w:t>etodológico</w:t>
            </w:r>
          </w:p>
        </w:tc>
        <w:tc>
          <w:tcPr>
            <w:tcW w:w="3257" w:type="dxa"/>
            <w:vAlign w:val="center"/>
          </w:tcPr>
          <w:p w14:paraId="00000180" w14:textId="0059B2FB" w:rsidR="00F802DC" w:rsidRDefault="0046407F">
            <w:pPr>
              <w:jc w:val="both"/>
              <w:rPr>
                <w:b w:val="0"/>
                <w:color w:val="231F20"/>
                <w:sz w:val="20"/>
                <w:szCs w:val="20"/>
              </w:rPr>
            </w:pPr>
            <w:r>
              <w:rPr>
                <w:b w:val="0"/>
                <w:color w:val="231F20"/>
                <w:sz w:val="20"/>
                <w:szCs w:val="20"/>
              </w:rPr>
              <w:t xml:space="preserve">Regional Distrito Capital - Centro de </w:t>
            </w:r>
            <w:ins w:id="611" w:author="JULIA ISABEL ROBERTO" w:date="2022-05-19T19:47:00Z">
              <w:r w:rsidR="00027DC2">
                <w:rPr>
                  <w:b w:val="0"/>
                  <w:color w:val="231F20"/>
                  <w:sz w:val="20"/>
                  <w:szCs w:val="20"/>
                </w:rPr>
                <w:t>D</w:t>
              </w:r>
            </w:ins>
            <w:del w:id="612" w:author="JULIA ISABEL ROBERTO" w:date="2022-05-19T19:47:00Z">
              <w:r w:rsidDel="00027DC2">
                <w:rPr>
                  <w:b w:val="0"/>
                  <w:color w:val="231F20"/>
                  <w:sz w:val="20"/>
                  <w:szCs w:val="20"/>
                </w:rPr>
                <w:delText>d</w:delText>
              </w:r>
            </w:del>
            <w:r>
              <w:rPr>
                <w:b w:val="0"/>
                <w:color w:val="231F20"/>
                <w:sz w:val="20"/>
                <w:szCs w:val="20"/>
              </w:rPr>
              <w:t xml:space="preserve">iseño y </w:t>
            </w:r>
            <w:commentRangeStart w:id="613"/>
            <w:ins w:id="614" w:author="JULIA ISABEL ROBERTO" w:date="2022-05-19T19:47:00Z">
              <w:r w:rsidR="00027DC2">
                <w:rPr>
                  <w:b w:val="0"/>
                  <w:color w:val="231F20"/>
                  <w:sz w:val="20"/>
                  <w:szCs w:val="20"/>
                </w:rPr>
                <w:t>M</w:t>
              </w:r>
            </w:ins>
            <w:del w:id="615" w:author="JULIA ISABEL ROBERTO" w:date="2022-05-19T19:47:00Z">
              <w:r w:rsidDel="00027DC2">
                <w:rPr>
                  <w:b w:val="0"/>
                  <w:color w:val="231F20"/>
                  <w:sz w:val="20"/>
                  <w:szCs w:val="20"/>
                </w:rPr>
                <w:delText>m</w:delText>
              </w:r>
            </w:del>
            <w:r>
              <w:rPr>
                <w:b w:val="0"/>
                <w:color w:val="231F20"/>
                <w:sz w:val="20"/>
                <w:szCs w:val="20"/>
              </w:rPr>
              <w:t>etrología</w:t>
            </w:r>
            <w:commentRangeEnd w:id="613"/>
            <w:r w:rsidR="00392413">
              <w:rPr>
                <w:rStyle w:val="Refdecomentario"/>
                <w:rFonts w:ascii="Arial" w:eastAsia="Arial" w:hAnsi="Arial" w:cs="Arial"/>
                <w:b w:val="0"/>
                <w:color w:val="auto"/>
              </w:rPr>
              <w:commentReference w:id="613"/>
            </w:r>
          </w:p>
        </w:tc>
        <w:tc>
          <w:tcPr>
            <w:tcW w:w="1888" w:type="dxa"/>
            <w:vAlign w:val="center"/>
          </w:tcPr>
          <w:p w14:paraId="00000181" w14:textId="77777777" w:rsidR="00F802DC" w:rsidRDefault="0046407F">
            <w:pPr>
              <w:jc w:val="both"/>
              <w:rPr>
                <w:b w:val="0"/>
                <w:color w:val="231F20"/>
                <w:sz w:val="20"/>
                <w:szCs w:val="20"/>
              </w:rPr>
            </w:pPr>
            <w:r>
              <w:rPr>
                <w:b w:val="0"/>
                <w:color w:val="231F20"/>
                <w:sz w:val="20"/>
                <w:szCs w:val="20"/>
              </w:rPr>
              <w:t>Mayo 2022</w:t>
            </w:r>
          </w:p>
        </w:tc>
      </w:tr>
      <w:tr w:rsidR="00F802DC" w14:paraId="44AD025D" w14:textId="77777777">
        <w:trPr>
          <w:trHeight w:val="340"/>
        </w:trPr>
        <w:tc>
          <w:tcPr>
            <w:tcW w:w="1272" w:type="dxa"/>
            <w:vMerge/>
          </w:tcPr>
          <w:p w14:paraId="00000182" w14:textId="77777777" w:rsidR="00F802DC" w:rsidRDefault="00F802DC">
            <w:pPr>
              <w:widowControl w:val="0"/>
              <w:pBdr>
                <w:top w:val="nil"/>
                <w:left w:val="nil"/>
                <w:bottom w:val="nil"/>
                <w:right w:val="nil"/>
                <w:between w:val="nil"/>
              </w:pBdr>
              <w:spacing w:line="276" w:lineRule="auto"/>
              <w:rPr>
                <w:color w:val="181818"/>
                <w:sz w:val="20"/>
                <w:szCs w:val="20"/>
              </w:rPr>
            </w:pPr>
          </w:p>
        </w:tc>
        <w:tc>
          <w:tcPr>
            <w:tcW w:w="1991" w:type="dxa"/>
            <w:vAlign w:val="center"/>
          </w:tcPr>
          <w:p w14:paraId="00000183" w14:textId="77777777" w:rsidR="00F802DC" w:rsidRDefault="0046407F">
            <w:pPr>
              <w:jc w:val="both"/>
              <w:rPr>
                <w:b w:val="0"/>
                <w:color w:val="231F20"/>
                <w:sz w:val="20"/>
                <w:szCs w:val="20"/>
              </w:rPr>
            </w:pPr>
            <w:r>
              <w:rPr>
                <w:b w:val="0"/>
                <w:color w:val="231F20"/>
                <w:sz w:val="20"/>
                <w:szCs w:val="20"/>
              </w:rPr>
              <w:t>Rafael Neftalí Lizcano Reyes</w:t>
            </w:r>
          </w:p>
        </w:tc>
        <w:tc>
          <w:tcPr>
            <w:tcW w:w="1559" w:type="dxa"/>
            <w:vAlign w:val="center"/>
          </w:tcPr>
          <w:p w14:paraId="00000184" w14:textId="1C822F43" w:rsidR="00F802DC" w:rsidRDefault="0046407F">
            <w:pPr>
              <w:jc w:val="both"/>
              <w:rPr>
                <w:b w:val="0"/>
                <w:color w:val="231F20"/>
                <w:sz w:val="20"/>
                <w:szCs w:val="20"/>
              </w:rPr>
            </w:pPr>
            <w:r>
              <w:rPr>
                <w:b w:val="0"/>
                <w:color w:val="231F20"/>
                <w:sz w:val="20"/>
                <w:szCs w:val="20"/>
              </w:rPr>
              <w:t xml:space="preserve">Responsable Equipo </w:t>
            </w:r>
            <w:ins w:id="616" w:author="JULIA ISABEL ROBERTO" w:date="2022-05-19T19:47:00Z">
              <w:r w:rsidR="00027DC2">
                <w:rPr>
                  <w:b w:val="0"/>
                  <w:color w:val="231F20"/>
                  <w:sz w:val="20"/>
                  <w:szCs w:val="20"/>
                </w:rPr>
                <w:t>d</w:t>
              </w:r>
            </w:ins>
            <w:del w:id="617" w:author="JULIA ISABEL ROBERTO" w:date="2022-05-19T19:47:00Z">
              <w:r w:rsidDel="00027DC2">
                <w:rPr>
                  <w:b w:val="0"/>
                  <w:color w:val="231F20"/>
                  <w:sz w:val="20"/>
                  <w:szCs w:val="20"/>
                </w:rPr>
                <w:delText>D</w:delText>
              </w:r>
            </w:del>
            <w:r>
              <w:rPr>
                <w:b w:val="0"/>
                <w:color w:val="231F20"/>
                <w:sz w:val="20"/>
                <w:szCs w:val="20"/>
              </w:rPr>
              <w:t xml:space="preserve">esarrollo </w:t>
            </w:r>
            <w:ins w:id="618" w:author="JULIA ISABEL ROBERTO" w:date="2022-05-19T19:47:00Z">
              <w:r w:rsidR="00027DC2">
                <w:rPr>
                  <w:b w:val="0"/>
                  <w:color w:val="231F20"/>
                  <w:sz w:val="20"/>
                  <w:szCs w:val="20"/>
                </w:rPr>
                <w:t>c</w:t>
              </w:r>
            </w:ins>
            <w:del w:id="619" w:author="JULIA ISABEL ROBERTO" w:date="2022-05-19T19:47:00Z">
              <w:r w:rsidDel="00027DC2">
                <w:rPr>
                  <w:b w:val="0"/>
                  <w:color w:val="231F20"/>
                  <w:sz w:val="20"/>
                  <w:szCs w:val="20"/>
                </w:rPr>
                <w:delText>C</w:delText>
              </w:r>
            </w:del>
            <w:r>
              <w:rPr>
                <w:b w:val="0"/>
                <w:color w:val="231F20"/>
                <w:sz w:val="20"/>
                <w:szCs w:val="20"/>
              </w:rPr>
              <w:t>urricular</w:t>
            </w:r>
          </w:p>
        </w:tc>
        <w:tc>
          <w:tcPr>
            <w:tcW w:w="3257" w:type="dxa"/>
            <w:vAlign w:val="center"/>
          </w:tcPr>
          <w:p w14:paraId="00000185" w14:textId="77777777" w:rsidR="00F802DC" w:rsidRDefault="0046407F">
            <w:pPr>
              <w:jc w:val="both"/>
              <w:rPr>
                <w:b w:val="0"/>
                <w:color w:val="231F20"/>
                <w:sz w:val="20"/>
                <w:szCs w:val="20"/>
              </w:rPr>
            </w:pPr>
            <w:r>
              <w:rPr>
                <w:b w:val="0"/>
                <w:color w:val="231F20"/>
                <w:sz w:val="20"/>
                <w:szCs w:val="20"/>
              </w:rPr>
              <w:t>Regional Santander - Centro Industrial del Diseño y la Manufactura</w:t>
            </w:r>
            <w:del w:id="620" w:author="JULIA ISABEL ROBERTO" w:date="2022-05-19T19:48:00Z">
              <w:r w:rsidDel="00027DC2">
                <w:rPr>
                  <w:b w:val="0"/>
                  <w:color w:val="231F20"/>
                  <w:sz w:val="20"/>
                  <w:szCs w:val="20"/>
                </w:rPr>
                <w:delText>.</w:delText>
              </w:r>
            </w:del>
          </w:p>
        </w:tc>
        <w:tc>
          <w:tcPr>
            <w:tcW w:w="1888" w:type="dxa"/>
            <w:vAlign w:val="center"/>
          </w:tcPr>
          <w:p w14:paraId="00000186" w14:textId="77777777" w:rsidR="00F802DC" w:rsidRDefault="0046407F">
            <w:pPr>
              <w:jc w:val="both"/>
              <w:rPr>
                <w:b w:val="0"/>
                <w:color w:val="231F20"/>
                <w:sz w:val="20"/>
                <w:szCs w:val="20"/>
              </w:rPr>
            </w:pPr>
            <w:r>
              <w:rPr>
                <w:b w:val="0"/>
                <w:color w:val="231F20"/>
                <w:sz w:val="20"/>
                <w:szCs w:val="20"/>
              </w:rPr>
              <w:t>Abril</w:t>
            </w:r>
            <w:del w:id="621" w:author="JULIA ISABEL ROBERTO" w:date="2022-05-19T19:48:00Z">
              <w:r w:rsidDel="00027DC2">
                <w:rPr>
                  <w:b w:val="0"/>
                  <w:color w:val="231F20"/>
                  <w:sz w:val="20"/>
                  <w:szCs w:val="20"/>
                </w:rPr>
                <w:delText>,</w:delText>
              </w:r>
            </w:del>
            <w:r>
              <w:rPr>
                <w:b w:val="0"/>
                <w:color w:val="231F20"/>
                <w:sz w:val="20"/>
                <w:szCs w:val="20"/>
              </w:rPr>
              <w:t xml:space="preserve"> 2022</w:t>
            </w:r>
          </w:p>
        </w:tc>
      </w:tr>
      <w:tr w:rsidR="001F594F" w14:paraId="2904F17A" w14:textId="77777777">
        <w:trPr>
          <w:trHeight w:val="340"/>
          <w:ins w:id="622" w:author="JULIA ISABEL ROBERTO" w:date="2022-05-19T19:48:00Z"/>
        </w:trPr>
        <w:tc>
          <w:tcPr>
            <w:tcW w:w="1272" w:type="dxa"/>
          </w:tcPr>
          <w:p w14:paraId="1F626696" w14:textId="77777777" w:rsidR="001F594F" w:rsidRDefault="001F594F" w:rsidP="001F594F">
            <w:pPr>
              <w:widowControl w:val="0"/>
              <w:pBdr>
                <w:top w:val="nil"/>
                <w:left w:val="nil"/>
                <w:bottom w:val="nil"/>
                <w:right w:val="nil"/>
                <w:between w:val="nil"/>
              </w:pBdr>
              <w:rPr>
                <w:ins w:id="623" w:author="JULIA ISABEL ROBERTO" w:date="2022-05-19T19:48:00Z"/>
                <w:color w:val="181818"/>
                <w:sz w:val="20"/>
                <w:szCs w:val="20"/>
              </w:rPr>
            </w:pPr>
          </w:p>
        </w:tc>
        <w:tc>
          <w:tcPr>
            <w:tcW w:w="1991" w:type="dxa"/>
            <w:vAlign w:val="center"/>
          </w:tcPr>
          <w:p w14:paraId="1D065D8A" w14:textId="6A3C0CB8" w:rsidR="001F594F" w:rsidRPr="001F594F" w:rsidRDefault="001F594F" w:rsidP="001F594F">
            <w:pPr>
              <w:jc w:val="both"/>
              <w:rPr>
                <w:ins w:id="624" w:author="JULIA ISABEL ROBERTO" w:date="2022-05-19T19:48:00Z"/>
                <w:b w:val="0"/>
                <w:bCs/>
                <w:color w:val="231F20"/>
                <w:sz w:val="20"/>
                <w:szCs w:val="20"/>
                <w:rPrChange w:id="625" w:author="JULIA ISABEL ROBERTO" w:date="2022-05-19T19:48:00Z">
                  <w:rPr>
                    <w:ins w:id="626" w:author="JULIA ISABEL ROBERTO" w:date="2022-05-19T19:48:00Z"/>
                    <w:color w:val="231F20"/>
                    <w:sz w:val="20"/>
                    <w:szCs w:val="20"/>
                  </w:rPr>
                </w:rPrChange>
              </w:rPr>
            </w:pPr>
            <w:ins w:id="627" w:author="JULIA ISABEL ROBERTO" w:date="2022-05-19T19:48:00Z">
              <w:r w:rsidRPr="001F594F">
                <w:rPr>
                  <w:b w:val="0"/>
                  <w:bCs/>
                  <w:color w:val="231F20"/>
                  <w:sz w:val="20"/>
                  <w:szCs w:val="20"/>
                  <w:rPrChange w:id="628" w:author="JULIA ISABEL ROBERTO" w:date="2022-05-19T19:48:00Z">
                    <w:rPr>
                      <w:color w:val="231F20"/>
                      <w:sz w:val="20"/>
                      <w:szCs w:val="20"/>
                    </w:rPr>
                  </w:rPrChange>
                </w:rPr>
                <w:t>Julia</w:t>
              </w:r>
              <w:r>
                <w:rPr>
                  <w:b w:val="0"/>
                  <w:bCs/>
                  <w:color w:val="231F20"/>
                  <w:sz w:val="20"/>
                  <w:szCs w:val="20"/>
                </w:rPr>
                <w:t xml:space="preserve"> Isabe</w:t>
              </w:r>
            </w:ins>
            <w:ins w:id="629" w:author="JULIA ISABEL ROBERTO" w:date="2022-05-19T19:49:00Z">
              <w:r>
                <w:rPr>
                  <w:b w:val="0"/>
                  <w:bCs/>
                  <w:color w:val="231F20"/>
                  <w:sz w:val="20"/>
                  <w:szCs w:val="20"/>
                </w:rPr>
                <w:t>l Roberto</w:t>
              </w:r>
            </w:ins>
          </w:p>
        </w:tc>
        <w:tc>
          <w:tcPr>
            <w:tcW w:w="1559" w:type="dxa"/>
            <w:vAlign w:val="center"/>
          </w:tcPr>
          <w:p w14:paraId="183F30D5" w14:textId="688054B0" w:rsidR="001F594F" w:rsidRPr="001F594F" w:rsidRDefault="001F594F" w:rsidP="001F594F">
            <w:pPr>
              <w:jc w:val="both"/>
              <w:rPr>
                <w:ins w:id="630" w:author="JULIA ISABEL ROBERTO" w:date="2022-05-19T19:48:00Z"/>
                <w:b w:val="0"/>
                <w:bCs/>
                <w:color w:val="231F20"/>
                <w:sz w:val="20"/>
                <w:szCs w:val="20"/>
                <w:rPrChange w:id="631" w:author="JULIA ISABEL ROBERTO" w:date="2022-05-19T19:48:00Z">
                  <w:rPr>
                    <w:ins w:id="632" w:author="JULIA ISABEL ROBERTO" w:date="2022-05-19T19:48:00Z"/>
                    <w:color w:val="231F20"/>
                    <w:sz w:val="20"/>
                    <w:szCs w:val="20"/>
                  </w:rPr>
                </w:rPrChange>
              </w:rPr>
            </w:pPr>
            <w:ins w:id="633" w:author="JULIA ISABEL ROBERTO" w:date="2022-05-19T19:49:00Z">
              <w:r>
                <w:rPr>
                  <w:b w:val="0"/>
                  <w:bCs/>
                  <w:color w:val="231F20"/>
                  <w:sz w:val="20"/>
                  <w:szCs w:val="20"/>
                </w:rPr>
                <w:t>Correctora de estilo</w:t>
              </w:r>
            </w:ins>
          </w:p>
        </w:tc>
        <w:tc>
          <w:tcPr>
            <w:tcW w:w="3257" w:type="dxa"/>
            <w:vAlign w:val="center"/>
          </w:tcPr>
          <w:p w14:paraId="4B41099C" w14:textId="21564C43" w:rsidR="001F594F" w:rsidRPr="001F594F" w:rsidRDefault="001F594F" w:rsidP="001F594F">
            <w:pPr>
              <w:jc w:val="both"/>
              <w:rPr>
                <w:ins w:id="634" w:author="JULIA ISABEL ROBERTO" w:date="2022-05-19T19:48:00Z"/>
                <w:b w:val="0"/>
                <w:bCs/>
                <w:color w:val="231F20"/>
                <w:sz w:val="20"/>
                <w:szCs w:val="20"/>
                <w:rPrChange w:id="635" w:author="JULIA ISABEL ROBERTO" w:date="2022-05-19T19:48:00Z">
                  <w:rPr>
                    <w:ins w:id="636" w:author="JULIA ISABEL ROBERTO" w:date="2022-05-19T19:48:00Z"/>
                    <w:color w:val="231F20"/>
                    <w:sz w:val="20"/>
                    <w:szCs w:val="20"/>
                  </w:rPr>
                </w:rPrChange>
              </w:rPr>
            </w:pPr>
            <w:ins w:id="637" w:author="JULIA ISABEL ROBERTO" w:date="2022-05-19T19:50:00Z">
              <w:r>
                <w:rPr>
                  <w:b w:val="0"/>
                  <w:color w:val="231F20"/>
                  <w:sz w:val="20"/>
                  <w:szCs w:val="20"/>
                </w:rPr>
                <w:t>Regional Distrito Capital - Centro de Diseño y Metrología</w:t>
              </w:r>
            </w:ins>
          </w:p>
        </w:tc>
        <w:tc>
          <w:tcPr>
            <w:tcW w:w="1888" w:type="dxa"/>
            <w:vAlign w:val="center"/>
          </w:tcPr>
          <w:p w14:paraId="191A8249" w14:textId="06B8661C" w:rsidR="001F594F" w:rsidRPr="001F594F" w:rsidRDefault="001F594F" w:rsidP="001F594F">
            <w:pPr>
              <w:jc w:val="both"/>
              <w:rPr>
                <w:ins w:id="638" w:author="JULIA ISABEL ROBERTO" w:date="2022-05-19T19:48:00Z"/>
                <w:b w:val="0"/>
                <w:bCs/>
                <w:color w:val="231F20"/>
                <w:sz w:val="20"/>
                <w:szCs w:val="20"/>
                <w:rPrChange w:id="639" w:author="JULIA ISABEL ROBERTO" w:date="2022-05-19T19:48:00Z">
                  <w:rPr>
                    <w:ins w:id="640" w:author="JULIA ISABEL ROBERTO" w:date="2022-05-19T19:48:00Z"/>
                    <w:color w:val="231F20"/>
                    <w:sz w:val="20"/>
                    <w:szCs w:val="20"/>
                  </w:rPr>
                </w:rPrChange>
              </w:rPr>
            </w:pPr>
            <w:ins w:id="641" w:author="JULIA ISABEL ROBERTO" w:date="2022-05-19T19:50:00Z">
              <w:r>
                <w:rPr>
                  <w:b w:val="0"/>
                  <w:color w:val="231F20"/>
                  <w:sz w:val="20"/>
                  <w:szCs w:val="20"/>
                </w:rPr>
                <w:t>Mayo 2022</w:t>
              </w:r>
            </w:ins>
          </w:p>
        </w:tc>
      </w:tr>
    </w:tbl>
    <w:p w14:paraId="00000187" w14:textId="77777777" w:rsidR="00F802DC" w:rsidRDefault="00F802DC">
      <w:pPr>
        <w:jc w:val="both"/>
        <w:rPr>
          <w:color w:val="231F20"/>
          <w:sz w:val="20"/>
          <w:szCs w:val="20"/>
        </w:rPr>
      </w:pPr>
    </w:p>
    <w:p w14:paraId="00000188" w14:textId="77777777" w:rsidR="00F802DC" w:rsidRDefault="00233CCC">
      <w:pPr>
        <w:jc w:val="both"/>
        <w:rPr>
          <w:color w:val="231F20"/>
          <w:sz w:val="20"/>
          <w:szCs w:val="20"/>
        </w:rPr>
      </w:pPr>
      <w:commentRangeStart w:id="642"/>
      <w:commentRangeEnd w:id="642"/>
      <w:r>
        <w:rPr>
          <w:rStyle w:val="Refdecomentario"/>
        </w:rPr>
        <w:commentReference w:id="642"/>
      </w:r>
    </w:p>
    <w:p w14:paraId="00000189" w14:textId="77777777" w:rsidR="00F802DC" w:rsidRDefault="0046407F" w:rsidP="007212B4">
      <w:pPr>
        <w:keepNext/>
        <w:keepLines/>
        <w:numPr>
          <w:ilvl w:val="0"/>
          <w:numId w:val="9"/>
        </w:numPr>
        <w:pBdr>
          <w:top w:val="nil"/>
          <w:left w:val="nil"/>
          <w:bottom w:val="nil"/>
          <w:right w:val="nil"/>
          <w:between w:val="nil"/>
        </w:pBdr>
        <w:spacing w:before="240"/>
        <w:ind w:left="426"/>
        <w:jc w:val="both"/>
        <w:rPr>
          <w:b/>
          <w:color w:val="231F20"/>
          <w:sz w:val="20"/>
          <w:szCs w:val="20"/>
        </w:rPr>
        <w:pPrChange w:id="643" w:author="JULIA ISABEL ROBERTO" w:date="2022-05-19T15:22:00Z">
          <w:pPr>
            <w:keepNext/>
            <w:keepLines/>
            <w:numPr>
              <w:numId w:val="3"/>
            </w:numPr>
            <w:pBdr>
              <w:top w:val="nil"/>
              <w:left w:val="nil"/>
              <w:bottom w:val="nil"/>
              <w:right w:val="nil"/>
              <w:between w:val="nil"/>
            </w:pBdr>
            <w:spacing w:before="240"/>
            <w:ind w:left="426" w:hanging="360"/>
            <w:jc w:val="both"/>
          </w:pPr>
        </w:pPrChange>
      </w:pPr>
      <w:bookmarkStart w:id="644" w:name="_heading=h.1fob9te" w:colFirst="0" w:colLast="0"/>
      <w:bookmarkEnd w:id="644"/>
      <w:r>
        <w:rPr>
          <w:b/>
          <w:color w:val="231F20"/>
          <w:sz w:val="20"/>
          <w:szCs w:val="20"/>
        </w:rPr>
        <w:t xml:space="preserve">CONTROL DE CAMBIOS </w:t>
      </w:r>
    </w:p>
    <w:p w14:paraId="0000018A" w14:textId="77777777" w:rsidR="00F802DC" w:rsidRDefault="0046407F">
      <w:pPr>
        <w:pBdr>
          <w:top w:val="nil"/>
          <w:left w:val="nil"/>
          <w:bottom w:val="nil"/>
          <w:right w:val="nil"/>
          <w:between w:val="nil"/>
        </w:pBdr>
        <w:jc w:val="both"/>
        <w:rPr>
          <w:b/>
          <w:color w:val="231F20"/>
          <w:sz w:val="20"/>
          <w:szCs w:val="20"/>
        </w:rPr>
      </w:pPr>
      <w:r>
        <w:rPr>
          <w:b/>
          <w:color w:val="231F20"/>
          <w:sz w:val="20"/>
          <w:szCs w:val="20"/>
        </w:rPr>
        <w:t>(Diligenciar únicamente si realiza ajustes a la Unidad Temática)</w:t>
      </w:r>
    </w:p>
    <w:p w14:paraId="0000018B" w14:textId="77777777" w:rsidR="00F802DC" w:rsidRDefault="00F802DC">
      <w:pPr>
        <w:jc w:val="both"/>
        <w:rPr>
          <w:color w:val="231F20"/>
          <w:sz w:val="20"/>
          <w:szCs w:val="20"/>
        </w:rPr>
      </w:pPr>
    </w:p>
    <w:tbl>
      <w:tblPr>
        <w:tblStyle w:val="afff"/>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802DC" w14:paraId="3C4082F3" w14:textId="77777777">
        <w:tc>
          <w:tcPr>
            <w:tcW w:w="1264" w:type="dxa"/>
            <w:tcBorders>
              <w:top w:val="nil"/>
              <w:left w:val="nil"/>
            </w:tcBorders>
          </w:tcPr>
          <w:p w14:paraId="0000018C" w14:textId="77777777" w:rsidR="00F802DC" w:rsidRDefault="00F802DC">
            <w:pPr>
              <w:jc w:val="both"/>
              <w:rPr>
                <w:color w:val="231F20"/>
                <w:sz w:val="20"/>
                <w:szCs w:val="20"/>
              </w:rPr>
            </w:pPr>
          </w:p>
        </w:tc>
        <w:tc>
          <w:tcPr>
            <w:tcW w:w="2138" w:type="dxa"/>
          </w:tcPr>
          <w:p w14:paraId="0000018D" w14:textId="77777777" w:rsidR="00F802DC" w:rsidRDefault="0046407F">
            <w:pPr>
              <w:jc w:val="both"/>
              <w:rPr>
                <w:color w:val="231F20"/>
                <w:sz w:val="20"/>
                <w:szCs w:val="20"/>
              </w:rPr>
            </w:pPr>
            <w:r>
              <w:rPr>
                <w:color w:val="231F20"/>
                <w:sz w:val="20"/>
                <w:szCs w:val="20"/>
              </w:rPr>
              <w:t>Nombre</w:t>
            </w:r>
          </w:p>
        </w:tc>
        <w:tc>
          <w:tcPr>
            <w:tcW w:w="1701" w:type="dxa"/>
          </w:tcPr>
          <w:p w14:paraId="0000018E" w14:textId="77777777" w:rsidR="00F802DC" w:rsidRDefault="0046407F">
            <w:pPr>
              <w:jc w:val="both"/>
              <w:rPr>
                <w:color w:val="231F20"/>
                <w:sz w:val="20"/>
                <w:szCs w:val="20"/>
              </w:rPr>
            </w:pPr>
            <w:r>
              <w:rPr>
                <w:color w:val="231F20"/>
                <w:sz w:val="20"/>
                <w:szCs w:val="20"/>
              </w:rPr>
              <w:t>Cargo</w:t>
            </w:r>
          </w:p>
        </w:tc>
        <w:tc>
          <w:tcPr>
            <w:tcW w:w="1843" w:type="dxa"/>
          </w:tcPr>
          <w:p w14:paraId="0000018F" w14:textId="77777777" w:rsidR="00F802DC" w:rsidRDefault="0046407F">
            <w:pPr>
              <w:jc w:val="both"/>
              <w:rPr>
                <w:color w:val="231F20"/>
                <w:sz w:val="20"/>
                <w:szCs w:val="20"/>
              </w:rPr>
            </w:pPr>
            <w:r>
              <w:rPr>
                <w:color w:val="231F20"/>
                <w:sz w:val="20"/>
                <w:szCs w:val="20"/>
              </w:rPr>
              <w:t>Dependencia</w:t>
            </w:r>
          </w:p>
        </w:tc>
        <w:tc>
          <w:tcPr>
            <w:tcW w:w="1044" w:type="dxa"/>
          </w:tcPr>
          <w:p w14:paraId="00000190" w14:textId="77777777" w:rsidR="00F802DC" w:rsidRDefault="0046407F">
            <w:pPr>
              <w:jc w:val="both"/>
              <w:rPr>
                <w:color w:val="231F20"/>
                <w:sz w:val="20"/>
                <w:szCs w:val="20"/>
              </w:rPr>
            </w:pPr>
            <w:r>
              <w:rPr>
                <w:color w:val="231F20"/>
                <w:sz w:val="20"/>
                <w:szCs w:val="20"/>
              </w:rPr>
              <w:t>Fecha</w:t>
            </w:r>
          </w:p>
        </w:tc>
        <w:tc>
          <w:tcPr>
            <w:tcW w:w="1977" w:type="dxa"/>
          </w:tcPr>
          <w:p w14:paraId="00000191" w14:textId="77777777" w:rsidR="00F802DC" w:rsidRDefault="0046407F">
            <w:pPr>
              <w:jc w:val="both"/>
              <w:rPr>
                <w:color w:val="231F20"/>
                <w:sz w:val="20"/>
                <w:szCs w:val="20"/>
              </w:rPr>
            </w:pPr>
            <w:r>
              <w:rPr>
                <w:color w:val="231F20"/>
                <w:sz w:val="20"/>
                <w:szCs w:val="20"/>
              </w:rPr>
              <w:t>Razón del Cambio</w:t>
            </w:r>
          </w:p>
        </w:tc>
      </w:tr>
      <w:tr w:rsidR="00F802DC" w14:paraId="11EC83F7" w14:textId="77777777">
        <w:tc>
          <w:tcPr>
            <w:tcW w:w="1264" w:type="dxa"/>
          </w:tcPr>
          <w:p w14:paraId="00000192" w14:textId="77777777" w:rsidR="00F802DC" w:rsidRDefault="0046407F">
            <w:pPr>
              <w:jc w:val="both"/>
              <w:rPr>
                <w:color w:val="231F20"/>
                <w:sz w:val="20"/>
                <w:szCs w:val="20"/>
              </w:rPr>
            </w:pPr>
            <w:r>
              <w:rPr>
                <w:color w:val="231F20"/>
                <w:sz w:val="20"/>
                <w:szCs w:val="20"/>
              </w:rPr>
              <w:t>Autor (es)</w:t>
            </w:r>
          </w:p>
        </w:tc>
        <w:tc>
          <w:tcPr>
            <w:tcW w:w="2138" w:type="dxa"/>
          </w:tcPr>
          <w:p w14:paraId="00000193" w14:textId="77777777" w:rsidR="00F802DC" w:rsidRDefault="00F802DC">
            <w:pPr>
              <w:jc w:val="both"/>
              <w:rPr>
                <w:color w:val="231F20"/>
                <w:sz w:val="20"/>
                <w:szCs w:val="20"/>
              </w:rPr>
            </w:pPr>
          </w:p>
        </w:tc>
        <w:tc>
          <w:tcPr>
            <w:tcW w:w="1701" w:type="dxa"/>
          </w:tcPr>
          <w:p w14:paraId="00000194" w14:textId="77777777" w:rsidR="00F802DC" w:rsidRDefault="00F802DC">
            <w:pPr>
              <w:jc w:val="both"/>
              <w:rPr>
                <w:color w:val="231F20"/>
                <w:sz w:val="20"/>
                <w:szCs w:val="20"/>
              </w:rPr>
            </w:pPr>
          </w:p>
        </w:tc>
        <w:tc>
          <w:tcPr>
            <w:tcW w:w="1843" w:type="dxa"/>
          </w:tcPr>
          <w:p w14:paraId="00000195" w14:textId="77777777" w:rsidR="00F802DC" w:rsidRDefault="00F802DC">
            <w:pPr>
              <w:jc w:val="both"/>
              <w:rPr>
                <w:color w:val="231F20"/>
                <w:sz w:val="20"/>
                <w:szCs w:val="20"/>
              </w:rPr>
            </w:pPr>
          </w:p>
        </w:tc>
        <w:tc>
          <w:tcPr>
            <w:tcW w:w="1044" w:type="dxa"/>
          </w:tcPr>
          <w:p w14:paraId="00000196" w14:textId="77777777" w:rsidR="00F802DC" w:rsidRDefault="00F802DC">
            <w:pPr>
              <w:jc w:val="both"/>
              <w:rPr>
                <w:color w:val="231F20"/>
                <w:sz w:val="20"/>
                <w:szCs w:val="20"/>
              </w:rPr>
            </w:pPr>
          </w:p>
        </w:tc>
        <w:tc>
          <w:tcPr>
            <w:tcW w:w="1977" w:type="dxa"/>
          </w:tcPr>
          <w:p w14:paraId="00000197" w14:textId="77777777" w:rsidR="00F802DC" w:rsidRDefault="00F802DC">
            <w:pPr>
              <w:jc w:val="both"/>
              <w:rPr>
                <w:color w:val="231F20"/>
                <w:sz w:val="20"/>
                <w:szCs w:val="20"/>
              </w:rPr>
            </w:pPr>
          </w:p>
        </w:tc>
      </w:tr>
    </w:tbl>
    <w:p w14:paraId="00000198" w14:textId="77777777" w:rsidR="00F802DC" w:rsidRDefault="00F802DC">
      <w:pPr>
        <w:jc w:val="both"/>
        <w:rPr>
          <w:sz w:val="20"/>
          <w:szCs w:val="20"/>
        </w:rPr>
      </w:pPr>
    </w:p>
    <w:p w14:paraId="00000199" w14:textId="77777777" w:rsidR="00F802DC" w:rsidRDefault="00F802DC">
      <w:pPr>
        <w:jc w:val="both"/>
        <w:rPr>
          <w:sz w:val="20"/>
          <w:szCs w:val="20"/>
        </w:rPr>
      </w:pPr>
    </w:p>
    <w:p w14:paraId="0000019A" w14:textId="0B2EFE9F" w:rsidR="00F802DC" w:rsidDel="00233CCC" w:rsidRDefault="0046407F">
      <w:pPr>
        <w:jc w:val="both"/>
        <w:rPr>
          <w:del w:id="645" w:author="JULIA ISABEL ROBERTO" w:date="2022-05-19T19:51:00Z"/>
          <w:sz w:val="20"/>
          <w:szCs w:val="20"/>
        </w:rPr>
      </w:pPr>
      <w:del w:id="646" w:author="JULIA ISABEL ROBERTO" w:date="2022-05-19T19:51:00Z">
        <w:r w:rsidDel="00233CCC">
          <w:rPr>
            <w:b/>
            <w:sz w:val="20"/>
            <w:szCs w:val="20"/>
          </w:rPr>
          <w:delText xml:space="preserve">Nota: </w:delText>
        </w:r>
        <w:r w:rsidDel="00233CCC">
          <w:rPr>
            <w:b/>
            <w:sz w:val="20"/>
            <w:szCs w:val="20"/>
          </w:rPr>
          <w:br/>
        </w:r>
        <w:r w:rsidDel="00233CCC">
          <w:rPr>
            <w:sz w:val="20"/>
            <w:szCs w:val="20"/>
          </w:rPr>
          <w:delText xml:space="preserve">Para la propuesta instruccional se deben tener en cuenta las métricas desarrolladas en el equipo: </w:delText>
        </w:r>
      </w:del>
    </w:p>
    <w:p w14:paraId="0000019B" w14:textId="78BED721" w:rsidR="00F802DC" w:rsidDel="00233CCC" w:rsidRDefault="004C6BAC">
      <w:pPr>
        <w:jc w:val="both"/>
        <w:rPr>
          <w:del w:id="647" w:author="JULIA ISABEL ROBERTO" w:date="2022-05-19T19:51:00Z"/>
          <w:sz w:val="20"/>
          <w:szCs w:val="20"/>
        </w:rPr>
      </w:pPr>
      <w:del w:id="648" w:author="JULIA ISABEL ROBERTO" w:date="2022-05-19T19:51:00Z">
        <w:r w:rsidDel="00233CCC">
          <w:fldChar w:fldCharType="begin"/>
        </w:r>
        <w:r w:rsidDel="00233CCC">
          <w:delInstrText xml:space="preserve"> HYPERLINK "https://drive.google.com/drive/u/1/folders/1UiJvaklSCICR4BaQ7ga_q04JFa53h_u_" \h </w:delInstrText>
        </w:r>
        <w:r w:rsidDel="00233CCC">
          <w:fldChar w:fldCharType="separate"/>
        </w:r>
        <w:r w:rsidR="0046407F" w:rsidDel="00233CCC">
          <w:rPr>
            <w:color w:val="0000FF"/>
            <w:sz w:val="20"/>
            <w:szCs w:val="20"/>
            <w:u w:val="single"/>
          </w:rPr>
          <w:delText>https://drive.google.com/drive/u/1/folders/1UiJvaklSCICR4BaQ7ga_q04JFa53h_u_</w:delText>
        </w:r>
        <w:r w:rsidDel="00233CCC">
          <w:rPr>
            <w:color w:val="0000FF"/>
            <w:sz w:val="20"/>
            <w:szCs w:val="20"/>
            <w:u w:val="single"/>
          </w:rPr>
          <w:fldChar w:fldCharType="end"/>
        </w:r>
        <w:r w:rsidR="0046407F" w:rsidDel="00233CCC">
          <w:rPr>
            <w:sz w:val="20"/>
            <w:szCs w:val="20"/>
          </w:rPr>
          <w:delText xml:space="preserve"> </w:delText>
        </w:r>
      </w:del>
    </w:p>
    <w:p w14:paraId="0000019C" w14:textId="77777777" w:rsidR="00F802DC" w:rsidRDefault="00F802DC">
      <w:pPr>
        <w:jc w:val="both"/>
        <w:rPr>
          <w:sz w:val="20"/>
          <w:szCs w:val="20"/>
        </w:rPr>
      </w:pPr>
    </w:p>
    <w:sectPr w:rsidR="00F802DC">
      <w:headerReference w:type="default" r:id="rId24"/>
      <w:footerReference w:type="default" r:id="rId25"/>
      <w:pgSz w:w="12240" w:h="15840"/>
      <w:pgMar w:top="1701"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Claudia Milena Hernández Naranjo" w:date="2022-04-29T22:14:00Z" w:initials="">
    <w:p w14:paraId="000001C1"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CF002_1_Introducción</w:t>
      </w:r>
    </w:p>
  </w:comment>
  <w:comment w:id="51" w:author="Claudia Milena Hernández Naranjo" w:date="2022-04-27T01:32:00Z" w:initials="">
    <w:p w14:paraId="000001C5" w14:textId="77777777" w:rsidR="00F802DC" w:rsidRDefault="0046407F">
      <w:pPr>
        <w:widowControl w:val="0"/>
        <w:pBdr>
          <w:top w:val="nil"/>
          <w:left w:val="nil"/>
          <w:bottom w:val="nil"/>
          <w:right w:val="nil"/>
          <w:between w:val="nil"/>
        </w:pBdr>
        <w:spacing w:line="240" w:lineRule="auto"/>
        <w:rPr>
          <w:color w:val="000000"/>
        </w:rPr>
      </w:pPr>
      <w:r>
        <w:rPr>
          <w:color w:val="000000"/>
        </w:rPr>
        <w:t>Equipo de producción favor incluir una imagen de acompañamiento de un vendedor de juegos de azar con buena actitud. Imagen de ejemplo fue tomada del Facebook de la red de apuesta Gane.</w:t>
      </w:r>
    </w:p>
  </w:comment>
  <w:comment w:id="63" w:author="Claudia Milena Hernández Naranjo" w:date="2022-04-29T22:37:00Z" w:initials="">
    <w:p w14:paraId="000001BF" w14:textId="77777777" w:rsidR="00F802DC" w:rsidRDefault="0046407F">
      <w:pPr>
        <w:widowControl w:val="0"/>
        <w:pBdr>
          <w:top w:val="nil"/>
          <w:left w:val="nil"/>
          <w:bottom w:val="nil"/>
          <w:right w:val="nil"/>
          <w:between w:val="nil"/>
        </w:pBdr>
        <w:spacing w:line="240" w:lineRule="auto"/>
        <w:rPr>
          <w:color w:val="000000"/>
        </w:rPr>
      </w:pPr>
      <w:r>
        <w:rPr>
          <w:color w:val="000000"/>
        </w:rPr>
        <w:t>Llamado a la acción 3. Enlace: https://www.youtube.com/watch?v=wdFK6E_D2Ro</w:t>
      </w:r>
    </w:p>
  </w:comment>
  <w:comment w:id="66" w:author="Claudia Milena Hernández Naranjo" w:date="2022-04-27T10:44:00Z" w:initials="">
    <w:p w14:paraId="000001BD" w14:textId="77777777" w:rsidR="00F802DC" w:rsidRDefault="0046407F">
      <w:pPr>
        <w:widowControl w:val="0"/>
        <w:pBdr>
          <w:top w:val="nil"/>
          <w:left w:val="nil"/>
          <w:bottom w:val="nil"/>
          <w:right w:val="nil"/>
          <w:between w:val="nil"/>
        </w:pBdr>
        <w:spacing w:line="240" w:lineRule="auto"/>
        <w:rPr>
          <w:color w:val="000000"/>
        </w:rPr>
      </w:pPr>
      <w:r>
        <w:rPr>
          <w:color w:val="000000"/>
        </w:rPr>
        <w:t>Equipo de producción, favor construir figura donde los elementos registrados estén en secuencia:</w:t>
      </w:r>
    </w:p>
    <w:p w14:paraId="000001BE" w14:textId="77777777" w:rsidR="00F802DC" w:rsidRDefault="0046407F">
      <w:pPr>
        <w:widowControl w:val="0"/>
        <w:pBdr>
          <w:top w:val="nil"/>
          <w:left w:val="nil"/>
          <w:bottom w:val="nil"/>
          <w:right w:val="nil"/>
          <w:between w:val="nil"/>
        </w:pBdr>
        <w:spacing w:line="240" w:lineRule="auto"/>
        <w:rPr>
          <w:color w:val="000000"/>
        </w:rPr>
      </w:pPr>
      <w:r>
        <w:rPr>
          <w:color w:val="000000"/>
        </w:rPr>
        <w:t>Planeación, momento previo, atención al cliente y cierre de venta</w:t>
      </w:r>
    </w:p>
  </w:comment>
  <w:comment w:id="73" w:author="Claudia Milena Hernández Naranjo" w:date="2022-04-27T10:53:00Z" w:initials="">
    <w:p w14:paraId="000001A9"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El mapa conceptual </w:t>
      </w:r>
      <w:proofErr w:type="spellStart"/>
      <w:r>
        <w:rPr>
          <w:color w:val="000000"/>
        </w:rPr>
        <w:t>fué</w:t>
      </w:r>
      <w:proofErr w:type="spellEnd"/>
      <w:r>
        <w:rPr>
          <w:color w:val="000000"/>
        </w:rPr>
        <w:t xml:space="preserve"> construido por el experto y su archivo editable se encuentra en línea en:</w:t>
      </w:r>
    </w:p>
    <w:p w14:paraId="000001AA" w14:textId="77777777" w:rsidR="00F802DC" w:rsidRDefault="0046407F">
      <w:pPr>
        <w:widowControl w:val="0"/>
        <w:pBdr>
          <w:top w:val="nil"/>
          <w:left w:val="nil"/>
          <w:bottom w:val="nil"/>
          <w:right w:val="nil"/>
          <w:between w:val="nil"/>
        </w:pBdr>
        <w:spacing w:line="240" w:lineRule="auto"/>
        <w:rPr>
          <w:color w:val="000000"/>
        </w:rPr>
      </w:pPr>
      <w:r>
        <w:rPr>
          <w:color w:val="000000"/>
        </w:rPr>
        <w:t>https://miro.com/app/board/uXjVOFhowk0=/?invite_link_id=193403488547</w:t>
      </w:r>
    </w:p>
  </w:comment>
  <w:comment w:id="79" w:author="Claudia Milena Hernández Naranjo" w:date="2022-04-28T23:16:00Z" w:initials="">
    <w:p w14:paraId="000001B4" w14:textId="77777777" w:rsidR="00F802DC" w:rsidRDefault="0046407F">
      <w:pPr>
        <w:widowControl w:val="0"/>
        <w:pBdr>
          <w:top w:val="nil"/>
          <w:left w:val="nil"/>
          <w:bottom w:val="nil"/>
          <w:right w:val="nil"/>
          <w:between w:val="nil"/>
        </w:pBdr>
        <w:spacing w:line="240" w:lineRule="auto"/>
        <w:rPr>
          <w:color w:val="000000"/>
        </w:rPr>
      </w:pPr>
      <w:r>
        <w:rPr>
          <w:color w:val="000000"/>
        </w:rPr>
        <w:t>Equipo de producción, favor construir una imagen que ilustre demasiadas plataformas que ofrecen productos. Tomado ejemplo de: http://catalejovirtual.com/wp-content/uploads/2022/01/ventas.jpg</w:t>
      </w:r>
    </w:p>
  </w:comment>
  <w:comment w:id="106" w:author="Claudia Milena Hernández Naranjo" w:date="2022-04-29T22:14:00Z" w:initials="">
    <w:p w14:paraId="000001C2"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CF002_1_1_cocepcion</w:t>
      </w:r>
    </w:p>
  </w:comment>
  <w:comment w:id="114" w:author="Claudia Milena Hernández Naranjo" w:date="2022-04-30T11:01:00Z" w:initials="">
    <w:p w14:paraId="000001C3" w14:textId="77777777" w:rsidR="00F802DC" w:rsidRDefault="0046407F">
      <w:pPr>
        <w:widowControl w:val="0"/>
        <w:pBdr>
          <w:top w:val="nil"/>
          <w:left w:val="nil"/>
          <w:bottom w:val="nil"/>
          <w:right w:val="nil"/>
          <w:between w:val="nil"/>
        </w:pBdr>
        <w:spacing w:line="240" w:lineRule="auto"/>
        <w:rPr>
          <w:color w:val="000000"/>
        </w:rPr>
      </w:pPr>
      <w:r>
        <w:rPr>
          <w:color w:val="000000"/>
        </w:rPr>
        <w:t>Llamado a la acción 3. Enlace: https://youtu.be/64IsYDBncao</w:t>
      </w:r>
    </w:p>
  </w:comment>
  <w:comment w:id="119" w:author="Claudia Milena Hernández Naranjo" w:date="2022-04-29T00:48:00Z" w:initials="">
    <w:p w14:paraId="000001A0" w14:textId="77777777" w:rsidR="00F802DC" w:rsidRDefault="0046407F">
      <w:pPr>
        <w:widowControl w:val="0"/>
        <w:pBdr>
          <w:top w:val="nil"/>
          <w:left w:val="nil"/>
          <w:bottom w:val="nil"/>
          <w:right w:val="nil"/>
          <w:between w:val="nil"/>
        </w:pBdr>
        <w:spacing w:line="240" w:lineRule="auto"/>
        <w:rPr>
          <w:color w:val="000000"/>
        </w:rPr>
      </w:pPr>
      <w:r>
        <w:rPr>
          <w:color w:val="000000"/>
        </w:rPr>
        <w:t>Favor aplicar listado color</w:t>
      </w:r>
    </w:p>
  </w:comment>
  <w:comment w:id="130" w:author="Claudia Milena Hernández Naranjo" w:date="2022-04-28T23:38:00Z" w:initials="">
    <w:p w14:paraId="000001AB" w14:textId="77777777" w:rsidR="00F802DC" w:rsidRDefault="0046407F">
      <w:pPr>
        <w:widowControl w:val="0"/>
        <w:pBdr>
          <w:top w:val="nil"/>
          <w:left w:val="nil"/>
          <w:bottom w:val="nil"/>
          <w:right w:val="nil"/>
          <w:between w:val="nil"/>
        </w:pBdr>
        <w:spacing w:line="240" w:lineRule="auto"/>
        <w:rPr>
          <w:color w:val="000000"/>
        </w:rPr>
      </w:pPr>
      <w:r>
        <w:rPr>
          <w:color w:val="000000"/>
        </w:rPr>
        <w:t>Equipo de producción, favor construir figura donde las variables que se desprenden son:</w:t>
      </w:r>
    </w:p>
    <w:p w14:paraId="000001AC" w14:textId="77777777" w:rsidR="00F802DC" w:rsidRDefault="0046407F">
      <w:pPr>
        <w:widowControl w:val="0"/>
        <w:pBdr>
          <w:top w:val="nil"/>
          <w:left w:val="nil"/>
          <w:bottom w:val="nil"/>
          <w:right w:val="nil"/>
          <w:between w:val="nil"/>
        </w:pBdr>
        <w:spacing w:line="240" w:lineRule="auto"/>
        <w:rPr>
          <w:color w:val="000000"/>
        </w:rPr>
      </w:pPr>
      <w:r>
        <w:rPr>
          <w:color w:val="000000"/>
        </w:rPr>
        <w:t>Metas (Cuánto)</w:t>
      </w:r>
    </w:p>
    <w:p w14:paraId="000001AD" w14:textId="77777777" w:rsidR="00F802DC" w:rsidRDefault="0046407F">
      <w:pPr>
        <w:widowControl w:val="0"/>
        <w:pBdr>
          <w:top w:val="nil"/>
          <w:left w:val="nil"/>
          <w:bottom w:val="nil"/>
          <w:right w:val="nil"/>
          <w:between w:val="nil"/>
        </w:pBdr>
        <w:spacing w:line="240" w:lineRule="auto"/>
        <w:rPr>
          <w:color w:val="000000"/>
        </w:rPr>
      </w:pPr>
      <w:r>
        <w:rPr>
          <w:color w:val="000000"/>
        </w:rPr>
        <w:t>Objetivo (cuándo y dónde)</w:t>
      </w:r>
    </w:p>
    <w:p w14:paraId="000001AE"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Metodología (cómo) </w:t>
      </w:r>
    </w:p>
    <w:p w14:paraId="000001AF"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Definición de portafolio (qué) </w:t>
      </w:r>
    </w:p>
    <w:p w14:paraId="000001B0" w14:textId="77777777" w:rsidR="00F802DC" w:rsidRDefault="0046407F">
      <w:pPr>
        <w:widowControl w:val="0"/>
        <w:pBdr>
          <w:top w:val="nil"/>
          <w:left w:val="nil"/>
          <w:bottom w:val="nil"/>
          <w:right w:val="nil"/>
          <w:between w:val="nil"/>
        </w:pBdr>
        <w:spacing w:line="240" w:lineRule="auto"/>
        <w:rPr>
          <w:color w:val="000000"/>
        </w:rPr>
      </w:pPr>
      <w:r>
        <w:rPr>
          <w:color w:val="000000"/>
        </w:rPr>
        <w:t>Segmentación de mercado (a quién)</w:t>
      </w:r>
    </w:p>
  </w:comment>
  <w:comment w:id="150" w:author="Claudia Milena Hernández Naranjo" w:date="2022-04-29T22:15:00Z" w:initials="">
    <w:p w14:paraId="000001C4"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CF002_2_1_estructura</w:t>
      </w:r>
    </w:p>
  </w:comment>
  <w:comment w:id="170" w:author="Claudia Milena Hernández Naranjo" w:date="2022-04-29T22:15:00Z" w:initials="">
    <w:p w14:paraId="000001C6"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CF002_2_2_claves</w:t>
      </w:r>
    </w:p>
  </w:comment>
  <w:comment w:id="178" w:author="Claudia Milena Hernández Naranjo" w:date="2022-04-29T22:16:00Z" w:initials="">
    <w:p w14:paraId="000001B7"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CF002_3_ventas_on_line</w:t>
      </w:r>
    </w:p>
  </w:comment>
  <w:comment w:id="195" w:author="Claudia Milena Hernández Naranjo" w:date="2022-04-29T11:50:00Z" w:initials="">
    <w:p w14:paraId="000001A1" w14:textId="77777777" w:rsidR="00F802DC" w:rsidRDefault="0046407F">
      <w:pPr>
        <w:widowControl w:val="0"/>
        <w:pBdr>
          <w:top w:val="nil"/>
          <w:left w:val="nil"/>
          <w:bottom w:val="nil"/>
          <w:right w:val="nil"/>
          <w:between w:val="nil"/>
        </w:pBdr>
        <w:spacing w:line="240" w:lineRule="auto"/>
        <w:rPr>
          <w:color w:val="000000"/>
        </w:rPr>
      </w:pPr>
      <w:r>
        <w:rPr>
          <w:color w:val="000000"/>
        </w:rPr>
        <w:t>Equipo de producción favor construir imagen similar con la siguiente información:</w:t>
      </w:r>
    </w:p>
    <w:p w14:paraId="000001A2" w14:textId="77777777" w:rsidR="00F802DC" w:rsidRDefault="0046407F">
      <w:pPr>
        <w:widowControl w:val="0"/>
        <w:pBdr>
          <w:top w:val="nil"/>
          <w:left w:val="nil"/>
          <w:bottom w:val="nil"/>
          <w:right w:val="nil"/>
          <w:between w:val="nil"/>
        </w:pBdr>
        <w:spacing w:line="240" w:lineRule="auto"/>
        <w:rPr>
          <w:color w:val="000000"/>
        </w:rPr>
      </w:pPr>
      <w:r>
        <w:rPr>
          <w:color w:val="000000"/>
        </w:rPr>
        <w:t>Intermediario</w:t>
      </w:r>
    </w:p>
    <w:p w14:paraId="000001A3" w14:textId="77777777" w:rsidR="00F802DC" w:rsidRDefault="0046407F">
      <w:pPr>
        <w:widowControl w:val="0"/>
        <w:pBdr>
          <w:top w:val="nil"/>
          <w:left w:val="nil"/>
          <w:bottom w:val="nil"/>
          <w:right w:val="nil"/>
          <w:between w:val="nil"/>
        </w:pBdr>
        <w:spacing w:line="240" w:lineRule="auto"/>
        <w:rPr>
          <w:color w:val="000000"/>
        </w:rPr>
      </w:pPr>
      <w:r>
        <w:rPr>
          <w:color w:val="000000"/>
        </w:rPr>
        <w:t>Punto de venta</w:t>
      </w:r>
    </w:p>
    <w:p w14:paraId="000001A4" w14:textId="77777777" w:rsidR="00F802DC" w:rsidRDefault="0046407F">
      <w:pPr>
        <w:widowControl w:val="0"/>
        <w:pBdr>
          <w:top w:val="nil"/>
          <w:left w:val="nil"/>
          <w:bottom w:val="nil"/>
          <w:right w:val="nil"/>
          <w:between w:val="nil"/>
        </w:pBdr>
        <w:spacing w:line="240" w:lineRule="auto"/>
        <w:rPr>
          <w:color w:val="000000"/>
        </w:rPr>
      </w:pPr>
      <w:r>
        <w:rPr>
          <w:color w:val="000000"/>
        </w:rPr>
        <w:t>Clientes de a pie</w:t>
      </w:r>
    </w:p>
    <w:p w14:paraId="000001A5" w14:textId="77777777" w:rsidR="00F802DC" w:rsidRDefault="00F802DC">
      <w:pPr>
        <w:widowControl w:val="0"/>
        <w:pBdr>
          <w:top w:val="nil"/>
          <w:left w:val="nil"/>
          <w:bottom w:val="nil"/>
          <w:right w:val="nil"/>
          <w:between w:val="nil"/>
        </w:pBdr>
        <w:spacing w:line="240" w:lineRule="auto"/>
        <w:rPr>
          <w:color w:val="000000"/>
        </w:rPr>
      </w:pPr>
    </w:p>
    <w:p w14:paraId="000001A6" w14:textId="77777777" w:rsidR="00F802DC" w:rsidRDefault="0046407F">
      <w:pPr>
        <w:widowControl w:val="0"/>
        <w:pBdr>
          <w:top w:val="nil"/>
          <w:left w:val="nil"/>
          <w:bottom w:val="nil"/>
          <w:right w:val="nil"/>
          <w:between w:val="nil"/>
        </w:pBdr>
        <w:spacing w:line="240" w:lineRule="auto"/>
        <w:rPr>
          <w:color w:val="000000"/>
        </w:rPr>
      </w:pPr>
      <w:r>
        <w:rPr>
          <w:color w:val="000000"/>
        </w:rPr>
        <w:t>Directo</w:t>
      </w:r>
    </w:p>
    <w:p w14:paraId="000001A7" w14:textId="77777777" w:rsidR="00F802DC" w:rsidRDefault="0046407F">
      <w:pPr>
        <w:widowControl w:val="0"/>
        <w:pBdr>
          <w:top w:val="nil"/>
          <w:left w:val="nil"/>
          <w:bottom w:val="nil"/>
          <w:right w:val="nil"/>
          <w:between w:val="nil"/>
        </w:pBdr>
        <w:spacing w:line="240" w:lineRule="auto"/>
        <w:rPr>
          <w:color w:val="000000"/>
        </w:rPr>
      </w:pPr>
      <w:r>
        <w:rPr>
          <w:color w:val="000000"/>
        </w:rPr>
        <w:t>App-sitio web</w:t>
      </w:r>
    </w:p>
    <w:p w14:paraId="000001A8" w14:textId="77777777" w:rsidR="00F802DC" w:rsidRDefault="0046407F">
      <w:pPr>
        <w:widowControl w:val="0"/>
        <w:pBdr>
          <w:top w:val="nil"/>
          <w:left w:val="nil"/>
          <w:bottom w:val="nil"/>
          <w:right w:val="nil"/>
          <w:between w:val="nil"/>
        </w:pBdr>
        <w:spacing w:line="240" w:lineRule="auto"/>
        <w:rPr>
          <w:color w:val="000000"/>
        </w:rPr>
      </w:pPr>
      <w:r>
        <w:rPr>
          <w:color w:val="000000"/>
        </w:rPr>
        <w:t>Clientes digitales</w:t>
      </w:r>
    </w:p>
  </w:comment>
  <w:comment w:id="203" w:author="Claudia Milena Hernández Naranjo" w:date="2022-04-29T12:04:00Z" w:initials="">
    <w:p w14:paraId="000001B2" w14:textId="77777777" w:rsidR="00F802DC" w:rsidRDefault="0046407F">
      <w:pPr>
        <w:widowControl w:val="0"/>
        <w:pBdr>
          <w:top w:val="nil"/>
          <w:left w:val="nil"/>
          <w:bottom w:val="nil"/>
          <w:right w:val="nil"/>
          <w:between w:val="nil"/>
        </w:pBdr>
        <w:spacing w:line="240" w:lineRule="auto"/>
        <w:rPr>
          <w:color w:val="000000"/>
        </w:rPr>
      </w:pPr>
      <w:r>
        <w:rPr>
          <w:color w:val="000000"/>
        </w:rPr>
        <w:t>Equipo de producción, favor construir imagen de acompañamiento donde evidencia el tipo de pago o transferencias en línea. Ejemplo imagen tomada de: https://www.google.com/search?q=pago+con+datafono&amp;tbm=isch&amp;ved=2ahUKEwjY7tylnLj3AhURI98KHVPxBz8Q2-cCegQIABAA&amp;oq=pago+con+datafono&amp;gs_lcp=CgNpbWcQAzIFCAAQgAQyBQgAEIAEOggIABCxAxCDAToLCAAQgAQQsQMQgwE6CAgAEIAEELEDOgQIABADOgQIABBDOgoIABCxAxCDARBDOgYIABAFEB46BggAEAgQHjoECAAQGFDw1gFYn-4BYNDwAWgBcAB4AIABwwKIAccYkgEIMC4xNy4xLjGYAQCgAQGqAQtnd3Mtd2l6LWltZ8ABAQ&amp;sclient=img&amp;ei=zkxrYtjPE5HG_AbT4p_4Aw&amp;bih=732&amp;biw=1440#imgrc=lwomgY2N5SHYJM</w:t>
      </w:r>
    </w:p>
  </w:comment>
  <w:comment w:id="212" w:author="Claudia Milena Hernández Naranjo" w:date="2022-04-29T12:00:00Z" w:initials="">
    <w:p w14:paraId="000001B1"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En esta imagen favor construir una imagen donde un vendedor uniformado tiene su equipo de venta ambulante y </w:t>
      </w:r>
      <w:proofErr w:type="spellStart"/>
      <w:r>
        <w:rPr>
          <w:color w:val="000000"/>
        </w:rPr>
        <w:t>esta</w:t>
      </w:r>
      <w:proofErr w:type="spellEnd"/>
      <w:r>
        <w:rPr>
          <w:color w:val="000000"/>
        </w:rPr>
        <w:t xml:space="preserve"> en contacto con el cliente. Ejemplo tomado </w:t>
      </w:r>
      <w:proofErr w:type="spellStart"/>
      <w:r>
        <w:rPr>
          <w:color w:val="000000"/>
        </w:rPr>
        <w:t>de:https</w:t>
      </w:r>
      <w:proofErr w:type="spellEnd"/>
      <w:r>
        <w:rPr>
          <w:color w:val="000000"/>
        </w:rPr>
        <w:t>://files.rcnradio.com/</w:t>
      </w:r>
      <w:proofErr w:type="spellStart"/>
      <w:r>
        <w:rPr>
          <w:color w:val="000000"/>
        </w:rPr>
        <w:t>public</w:t>
      </w:r>
      <w:proofErr w:type="spellEnd"/>
      <w:r>
        <w:rPr>
          <w:color w:val="000000"/>
        </w:rPr>
        <w:t>/</w:t>
      </w:r>
      <w:proofErr w:type="spellStart"/>
      <w:r>
        <w:rPr>
          <w:color w:val="000000"/>
        </w:rPr>
        <w:t>migration</w:t>
      </w:r>
      <w:proofErr w:type="spellEnd"/>
      <w:r>
        <w:rPr>
          <w:color w:val="000000"/>
        </w:rPr>
        <w:t>/Ganar.jpg</w:t>
      </w:r>
    </w:p>
  </w:comment>
  <w:comment w:id="235" w:author="Claudia Milena Hernández Naranjo" w:date="2022-04-29T22:16:00Z" w:initials="">
    <w:p w14:paraId="000001B8"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CF002_3_2_tips</w:t>
      </w:r>
    </w:p>
  </w:comment>
  <w:comment w:id="246" w:author="Claudia Milena Hernández Naranjo" w:date="2022-04-29T12:46:00Z" w:initials="">
    <w:p w14:paraId="000001B5" w14:textId="77777777" w:rsidR="00F802DC" w:rsidRDefault="0046407F">
      <w:pPr>
        <w:widowControl w:val="0"/>
        <w:pBdr>
          <w:top w:val="nil"/>
          <w:left w:val="nil"/>
          <w:bottom w:val="nil"/>
          <w:right w:val="nil"/>
          <w:between w:val="nil"/>
        </w:pBdr>
        <w:spacing w:line="240" w:lineRule="auto"/>
        <w:rPr>
          <w:color w:val="000000"/>
        </w:rPr>
      </w:pPr>
      <w:r>
        <w:rPr>
          <w:color w:val="000000"/>
        </w:rPr>
        <w:t>Equipo de producción favor construir imagen de acompañamiento donde evidencie situaciones de objeción frente a la toma de decisión para la compra. Imagen de ejemplo: https://t3.ftcdn.net/jpg/02/08/13/76/240_F_208137619_1Vw0K97LiqmobMpgEp6bZy9Zc965P8wH.jpg</w:t>
      </w:r>
    </w:p>
  </w:comment>
  <w:comment w:id="267" w:author="Claudia Milena Hernández Naranjo" w:date="2022-04-29T12:58:00Z" w:initials="">
    <w:p w14:paraId="000001B6" w14:textId="77777777" w:rsidR="00F802DC" w:rsidRDefault="0046407F">
      <w:pPr>
        <w:widowControl w:val="0"/>
        <w:pBdr>
          <w:top w:val="nil"/>
          <w:left w:val="nil"/>
          <w:bottom w:val="nil"/>
          <w:right w:val="nil"/>
          <w:between w:val="nil"/>
        </w:pBdr>
        <w:spacing w:line="240" w:lineRule="auto"/>
        <w:rPr>
          <w:color w:val="000000"/>
        </w:rPr>
      </w:pPr>
      <w:r>
        <w:rPr>
          <w:color w:val="000000"/>
        </w:rPr>
        <w:t>Favor construir imagen de acompañamiento donde un cliente no este seguro de la compra y este prevenido.  Imagen de ejemplo: https://t3.ftcdn.net/jpg/02/92/19/28/240_F_292192804_qR4VTMFaV9bo9zLa4DVvwpOIU6yU94qp.jpg</w:t>
      </w:r>
    </w:p>
  </w:comment>
  <w:comment w:id="276" w:author="Claudia Milena Hernández Naranjo" w:date="2022-04-29T22:16:00Z" w:initials="">
    <w:p w14:paraId="000001B9"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CF002_4_objeciones</w:t>
      </w:r>
    </w:p>
  </w:comment>
  <w:comment w:id="277" w:author="Claudia Milena Hernández Naranjo" w:date="2022-04-29T15:01:00Z" w:initials="">
    <w:p w14:paraId="000001C0" w14:textId="77777777" w:rsidR="00F802DC" w:rsidRDefault="0046407F">
      <w:pPr>
        <w:widowControl w:val="0"/>
        <w:pBdr>
          <w:top w:val="nil"/>
          <w:left w:val="nil"/>
          <w:bottom w:val="nil"/>
          <w:right w:val="nil"/>
          <w:between w:val="nil"/>
        </w:pBdr>
        <w:spacing w:line="240" w:lineRule="auto"/>
        <w:rPr>
          <w:color w:val="000000"/>
        </w:rPr>
      </w:pPr>
      <w:r>
        <w:rPr>
          <w:color w:val="000000"/>
        </w:rPr>
        <w:t>Favor construir imagen de acompañamiento, donde ilustre un cierre de ventas. Imagen ejemplo tomada de: https://as1.ftcdn.net/v2/jpg/00/33/75/52/1000_F_33755204_r8kaw5UHowzsrfc3lpO2CU71q8JAtLkb.jpg</w:t>
      </w:r>
    </w:p>
  </w:comment>
  <w:comment w:id="289" w:author="Claudia Milena Hernández Naranjo" w:date="2022-04-27T11:21:00Z" w:initials="">
    <w:p w14:paraId="000001BC" w14:textId="77777777" w:rsidR="00F802DC" w:rsidRDefault="0046407F">
      <w:pPr>
        <w:widowControl w:val="0"/>
        <w:pBdr>
          <w:top w:val="nil"/>
          <w:left w:val="nil"/>
          <w:bottom w:val="nil"/>
          <w:right w:val="nil"/>
          <w:between w:val="nil"/>
        </w:pBdr>
        <w:spacing w:line="240" w:lineRule="auto"/>
        <w:rPr>
          <w:color w:val="000000"/>
        </w:rPr>
      </w:pPr>
      <w:r>
        <w:rPr>
          <w:color w:val="000000"/>
        </w:rPr>
        <w:t>Aplicar lista color</w:t>
      </w:r>
    </w:p>
  </w:comment>
  <w:comment w:id="308" w:author="Claudia Milena Hernández Naranjo" w:date="2022-04-29T22:17:00Z" w:initials="">
    <w:p w14:paraId="000001BA"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CF002_5_2_señales</w:t>
      </w:r>
    </w:p>
  </w:comment>
  <w:comment w:id="319" w:author="Claudia Milena Hernández Naranjo" w:date="2022-04-29T22:17:00Z" w:initials="">
    <w:p w14:paraId="000001BB"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CF002_5_3_cierres</w:t>
      </w:r>
    </w:p>
  </w:comment>
  <w:comment w:id="324" w:author="Claudia Milena Hernández Naranjo" w:date="2022-04-30T11:51:00Z" w:initials="">
    <w:p w14:paraId="000001B3" w14:textId="77777777" w:rsidR="00F802DC" w:rsidRDefault="0046407F">
      <w:pPr>
        <w:widowControl w:val="0"/>
        <w:pBdr>
          <w:top w:val="nil"/>
          <w:left w:val="nil"/>
          <w:bottom w:val="nil"/>
          <w:right w:val="nil"/>
          <w:between w:val="nil"/>
        </w:pBdr>
        <w:spacing w:line="240" w:lineRule="auto"/>
        <w:rPr>
          <w:color w:val="000000"/>
        </w:rPr>
      </w:pPr>
      <w:r>
        <w:rPr>
          <w:color w:val="000000"/>
        </w:rPr>
        <w:t xml:space="preserve">Se recomienda construir imagen de acompañamiento donde el vendedor </w:t>
      </w:r>
      <w:proofErr w:type="spellStart"/>
      <w:r>
        <w:rPr>
          <w:color w:val="000000"/>
        </w:rPr>
        <w:t>esta</w:t>
      </w:r>
      <w:proofErr w:type="spellEnd"/>
      <w:r>
        <w:rPr>
          <w:color w:val="000000"/>
        </w:rPr>
        <w:t xml:space="preserve"> haciendo cuentas sobre las ventas efectuadas del día.</w:t>
      </w:r>
    </w:p>
  </w:comment>
  <w:comment w:id="329" w:author="Claudia Milena Hernández Naranjo" w:date="2022-04-30T11:50:00Z" w:initials="">
    <w:p w14:paraId="0000019F" w14:textId="77777777" w:rsidR="00F802DC" w:rsidRDefault="0046407F">
      <w:pPr>
        <w:widowControl w:val="0"/>
        <w:pBdr>
          <w:top w:val="nil"/>
          <w:left w:val="nil"/>
          <w:bottom w:val="nil"/>
          <w:right w:val="nil"/>
          <w:between w:val="nil"/>
        </w:pBdr>
        <w:spacing w:line="240" w:lineRule="auto"/>
        <w:rPr>
          <w:color w:val="000000"/>
        </w:rPr>
      </w:pPr>
      <w:r>
        <w:rPr>
          <w:color w:val="000000"/>
        </w:rPr>
        <w:t>Equipo de producción se recomienda construir figura en ese orden secuencial.</w:t>
      </w:r>
    </w:p>
  </w:comment>
  <w:comment w:id="613" w:author="JULIA ISABEL ROBERTO" w:date="2022-05-19T19:53:00Z" w:initials="JIR">
    <w:p w14:paraId="2D256731" w14:textId="77777777" w:rsidR="00392413" w:rsidRDefault="00392413" w:rsidP="00392413">
      <w:pPr>
        <w:jc w:val="both"/>
        <w:rPr>
          <w:sz w:val="20"/>
          <w:szCs w:val="20"/>
        </w:rPr>
      </w:pPr>
      <w:r>
        <w:rPr>
          <w:rStyle w:val="Refdecomentario"/>
        </w:rPr>
        <w:annotationRef/>
      </w: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14:paraId="0EF4833E" w14:textId="77777777" w:rsidR="00392413" w:rsidRDefault="00392413" w:rsidP="00392413">
      <w:pPr>
        <w:jc w:val="both"/>
        <w:rPr>
          <w:sz w:val="20"/>
          <w:szCs w:val="20"/>
        </w:rPr>
      </w:pPr>
      <w:hyperlink r:id="rId1">
        <w:r>
          <w:rPr>
            <w:color w:val="0000FF"/>
            <w:sz w:val="20"/>
            <w:szCs w:val="20"/>
            <w:u w:val="single"/>
          </w:rPr>
          <w:t>https://drive.google.com/drive/u/1/folders/1UiJvaklSCICR4BaQ7ga_q04JFa53h_u_</w:t>
        </w:r>
      </w:hyperlink>
      <w:r>
        <w:rPr>
          <w:sz w:val="20"/>
          <w:szCs w:val="20"/>
        </w:rPr>
        <w:t xml:space="preserve"> </w:t>
      </w:r>
    </w:p>
    <w:p w14:paraId="23F5528F" w14:textId="555B9D17" w:rsidR="00392413" w:rsidRDefault="00392413">
      <w:pPr>
        <w:pStyle w:val="Textocomentario"/>
      </w:pPr>
    </w:p>
  </w:comment>
  <w:comment w:id="642" w:author="JULIA ISABEL ROBERTO" w:date="2022-05-19T19:51:00Z" w:initials="JIR">
    <w:p w14:paraId="3BC973D0" w14:textId="3A6CCC67" w:rsidR="00233CCC" w:rsidRDefault="00233CCC">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C1" w15:done="0"/>
  <w15:commentEx w15:paraId="000001C5" w15:done="0"/>
  <w15:commentEx w15:paraId="000001BF" w15:done="0"/>
  <w15:commentEx w15:paraId="000001BE" w15:done="0"/>
  <w15:commentEx w15:paraId="000001AA" w15:done="0"/>
  <w15:commentEx w15:paraId="000001B4" w15:done="0"/>
  <w15:commentEx w15:paraId="000001C2" w15:done="0"/>
  <w15:commentEx w15:paraId="000001C3" w15:done="0"/>
  <w15:commentEx w15:paraId="000001A0" w15:done="0"/>
  <w15:commentEx w15:paraId="000001B0" w15:done="0"/>
  <w15:commentEx w15:paraId="000001C4" w15:done="0"/>
  <w15:commentEx w15:paraId="000001C6" w15:done="0"/>
  <w15:commentEx w15:paraId="000001B7" w15:done="0"/>
  <w15:commentEx w15:paraId="000001A8" w15:done="0"/>
  <w15:commentEx w15:paraId="000001B2" w15:done="0"/>
  <w15:commentEx w15:paraId="000001B1" w15:done="0"/>
  <w15:commentEx w15:paraId="000001B8" w15:done="0"/>
  <w15:commentEx w15:paraId="000001B5" w15:done="0"/>
  <w15:commentEx w15:paraId="000001B6" w15:done="0"/>
  <w15:commentEx w15:paraId="000001B9" w15:done="0"/>
  <w15:commentEx w15:paraId="000001C0" w15:done="0"/>
  <w15:commentEx w15:paraId="000001BC" w15:done="0"/>
  <w15:commentEx w15:paraId="000001BA" w15:done="0"/>
  <w15:commentEx w15:paraId="000001BB" w15:done="0"/>
  <w15:commentEx w15:paraId="000001B3" w15:done="0"/>
  <w15:commentEx w15:paraId="0000019F" w15:done="0"/>
  <w15:commentEx w15:paraId="23F5528F" w15:done="0"/>
  <w15:commentEx w15:paraId="3BC973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F7C2" w16cex:dateUtc="2022-04-30T03:14:00Z"/>
  <w16cex:commentExtensible w16cex:durableId="262DF7C1" w16cex:dateUtc="2022-04-27T06:32:00Z"/>
  <w16cex:commentExtensible w16cex:durableId="262DF7C0" w16cex:dateUtc="2022-04-30T03:37:00Z"/>
  <w16cex:commentExtensible w16cex:durableId="262DF7BF" w16cex:dateUtc="2022-04-27T15:44:00Z"/>
  <w16cex:commentExtensible w16cex:durableId="262DF7BE" w16cex:dateUtc="2022-04-27T15:53:00Z"/>
  <w16cex:commentExtensible w16cex:durableId="262DF7BD" w16cex:dateUtc="2022-04-29T04:16:00Z"/>
  <w16cex:commentExtensible w16cex:durableId="262DF7BC" w16cex:dateUtc="2022-04-30T03:14:00Z"/>
  <w16cex:commentExtensible w16cex:durableId="262DF7BB" w16cex:dateUtc="2022-04-30T16:01:00Z"/>
  <w16cex:commentExtensible w16cex:durableId="262DF7BA" w16cex:dateUtc="2022-04-29T05:48:00Z"/>
  <w16cex:commentExtensible w16cex:durableId="262DF7B9" w16cex:dateUtc="2022-04-29T04:38:00Z"/>
  <w16cex:commentExtensible w16cex:durableId="262DF7B8" w16cex:dateUtc="2022-04-30T03:15:00Z"/>
  <w16cex:commentExtensible w16cex:durableId="262DF7B7" w16cex:dateUtc="2022-04-30T03:15:00Z"/>
  <w16cex:commentExtensible w16cex:durableId="262DF7B6" w16cex:dateUtc="2022-04-30T03:16:00Z"/>
  <w16cex:commentExtensible w16cex:durableId="262DF7B5" w16cex:dateUtc="2022-04-29T16:50:00Z"/>
  <w16cex:commentExtensible w16cex:durableId="262DF7B4" w16cex:dateUtc="2022-04-29T17:04:00Z"/>
  <w16cex:commentExtensible w16cex:durableId="262DF7B3" w16cex:dateUtc="2022-04-29T17:00:00Z"/>
  <w16cex:commentExtensible w16cex:durableId="262DF7B2" w16cex:dateUtc="2022-04-30T03:16:00Z"/>
  <w16cex:commentExtensible w16cex:durableId="262DF7B1" w16cex:dateUtc="2022-04-29T17:46:00Z"/>
  <w16cex:commentExtensible w16cex:durableId="262DF7B0" w16cex:dateUtc="2022-04-29T17:58:00Z"/>
  <w16cex:commentExtensible w16cex:durableId="262DF7AF" w16cex:dateUtc="2022-04-30T03:16:00Z"/>
  <w16cex:commentExtensible w16cex:durableId="262DF7AE" w16cex:dateUtc="2022-04-29T20:01:00Z"/>
  <w16cex:commentExtensible w16cex:durableId="262DF7AD" w16cex:dateUtc="2022-04-27T16:21:00Z"/>
  <w16cex:commentExtensible w16cex:durableId="262DF7AC" w16cex:dateUtc="2022-04-30T03:17:00Z"/>
  <w16cex:commentExtensible w16cex:durableId="262DF7AB" w16cex:dateUtc="2022-04-30T03:17:00Z"/>
  <w16cex:commentExtensible w16cex:durableId="262DF7AA" w16cex:dateUtc="2022-04-30T16:51:00Z"/>
  <w16cex:commentExtensible w16cex:durableId="262DF7A9" w16cex:dateUtc="2022-04-30T16:50:00Z"/>
  <w16cex:commentExtensible w16cex:durableId="26311E9D" w16cex:dateUtc="2022-05-20T00:53:00Z"/>
  <w16cex:commentExtensible w16cex:durableId="26311E5E" w16cex:dateUtc="2022-05-20T0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C1" w16cid:durableId="262DF7C2"/>
  <w16cid:commentId w16cid:paraId="000001C5" w16cid:durableId="262DF7C1"/>
  <w16cid:commentId w16cid:paraId="000001BF" w16cid:durableId="262DF7C0"/>
  <w16cid:commentId w16cid:paraId="000001BE" w16cid:durableId="262DF7BF"/>
  <w16cid:commentId w16cid:paraId="000001AA" w16cid:durableId="262DF7BE"/>
  <w16cid:commentId w16cid:paraId="000001B4" w16cid:durableId="262DF7BD"/>
  <w16cid:commentId w16cid:paraId="000001C2" w16cid:durableId="262DF7BC"/>
  <w16cid:commentId w16cid:paraId="000001C3" w16cid:durableId="262DF7BB"/>
  <w16cid:commentId w16cid:paraId="000001A0" w16cid:durableId="262DF7BA"/>
  <w16cid:commentId w16cid:paraId="000001B0" w16cid:durableId="262DF7B9"/>
  <w16cid:commentId w16cid:paraId="000001C4" w16cid:durableId="262DF7B8"/>
  <w16cid:commentId w16cid:paraId="000001C6" w16cid:durableId="262DF7B7"/>
  <w16cid:commentId w16cid:paraId="000001B7" w16cid:durableId="262DF7B6"/>
  <w16cid:commentId w16cid:paraId="000001A8" w16cid:durableId="262DF7B5"/>
  <w16cid:commentId w16cid:paraId="000001B2" w16cid:durableId="262DF7B4"/>
  <w16cid:commentId w16cid:paraId="000001B1" w16cid:durableId="262DF7B3"/>
  <w16cid:commentId w16cid:paraId="000001B8" w16cid:durableId="262DF7B2"/>
  <w16cid:commentId w16cid:paraId="000001B5" w16cid:durableId="262DF7B1"/>
  <w16cid:commentId w16cid:paraId="000001B6" w16cid:durableId="262DF7B0"/>
  <w16cid:commentId w16cid:paraId="000001B9" w16cid:durableId="262DF7AF"/>
  <w16cid:commentId w16cid:paraId="000001C0" w16cid:durableId="262DF7AE"/>
  <w16cid:commentId w16cid:paraId="000001BC" w16cid:durableId="262DF7AD"/>
  <w16cid:commentId w16cid:paraId="000001BA" w16cid:durableId="262DF7AC"/>
  <w16cid:commentId w16cid:paraId="000001BB" w16cid:durableId="262DF7AB"/>
  <w16cid:commentId w16cid:paraId="000001B3" w16cid:durableId="262DF7AA"/>
  <w16cid:commentId w16cid:paraId="0000019F" w16cid:durableId="262DF7A9"/>
  <w16cid:commentId w16cid:paraId="23F5528F" w16cid:durableId="26311E9D"/>
  <w16cid:commentId w16cid:paraId="3BC973D0" w16cid:durableId="26311E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9128C" w14:textId="77777777" w:rsidR="004C6BAC" w:rsidRDefault="004C6BAC">
      <w:pPr>
        <w:spacing w:line="240" w:lineRule="auto"/>
      </w:pPr>
      <w:r>
        <w:separator/>
      </w:r>
    </w:p>
  </w:endnote>
  <w:endnote w:type="continuationSeparator" w:id="0">
    <w:p w14:paraId="52ED7B1C" w14:textId="77777777" w:rsidR="004C6BAC" w:rsidRDefault="004C6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E" w14:textId="77777777" w:rsidR="00F802DC" w:rsidRDefault="00F802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1D60D" w14:textId="77777777" w:rsidR="004C6BAC" w:rsidRDefault="004C6BAC">
      <w:pPr>
        <w:spacing w:line="240" w:lineRule="auto"/>
      </w:pPr>
      <w:r>
        <w:separator/>
      </w:r>
    </w:p>
  </w:footnote>
  <w:footnote w:type="continuationSeparator" w:id="0">
    <w:p w14:paraId="1308C965" w14:textId="77777777" w:rsidR="004C6BAC" w:rsidRDefault="004C6B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D" w14:textId="77777777" w:rsidR="00F802DC" w:rsidRDefault="0046407F">
    <w:pPr>
      <w:pBdr>
        <w:top w:val="nil"/>
        <w:left w:val="nil"/>
        <w:bottom w:val="nil"/>
        <w:right w:val="nil"/>
        <w:between w:val="nil"/>
      </w:pBdr>
      <w:tabs>
        <w:tab w:val="center" w:pos="4419"/>
        <w:tab w:val="right" w:pos="8838"/>
      </w:tabs>
      <w:spacing w:line="240" w:lineRule="auto"/>
      <w:rPr>
        <w:rFonts w:ascii="Calibri" w:eastAsia="Calibri" w:hAnsi="Calibri" w:cs="Calibri"/>
        <w:color w:val="000000"/>
      </w:rPr>
    </w:pPr>
    <w:r>
      <w:rPr>
        <w:rFonts w:ascii="Calibri" w:eastAsia="Calibri" w:hAnsi="Calibri" w:cs="Calibri"/>
        <w:noProof/>
        <w:color w:val="000000"/>
      </w:rPr>
      <w:drawing>
        <wp:anchor distT="0" distB="0" distL="114300" distR="114300" simplePos="0" relativeHeight="251658240" behindDoc="0" locked="0" layoutInCell="1" hidden="0" allowOverlap="1" wp14:anchorId="2A517CC0" wp14:editId="132BA90B">
          <wp:simplePos x="0" y="0"/>
          <wp:positionH relativeFrom="margin">
            <wp:posOffset>2504330</wp:posOffset>
          </wp:positionH>
          <wp:positionV relativeFrom="page">
            <wp:posOffset>376803</wp:posOffset>
          </wp:positionV>
          <wp:extent cx="629920" cy="588645"/>
          <wp:effectExtent l="0" t="0" r="0" b="0"/>
          <wp:wrapNone/>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CA4"/>
    <w:multiLevelType w:val="multilevel"/>
    <w:tmpl w:val="606A5F1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231750"/>
    <w:multiLevelType w:val="multilevel"/>
    <w:tmpl w:val="098ED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A85B61"/>
    <w:multiLevelType w:val="multilevel"/>
    <w:tmpl w:val="AE78A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9F75E5"/>
    <w:multiLevelType w:val="multilevel"/>
    <w:tmpl w:val="2C566AE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3E8D771E"/>
    <w:multiLevelType w:val="hybridMultilevel"/>
    <w:tmpl w:val="6AC69C0A"/>
    <w:lvl w:ilvl="0" w:tplc="48E25ABC">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FE44BC4"/>
    <w:multiLevelType w:val="multilevel"/>
    <w:tmpl w:val="A1E8B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8E24C6"/>
    <w:multiLevelType w:val="multilevel"/>
    <w:tmpl w:val="D6DC5D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6C441F6"/>
    <w:multiLevelType w:val="multilevel"/>
    <w:tmpl w:val="66D44CF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9126E39"/>
    <w:multiLevelType w:val="multilevel"/>
    <w:tmpl w:val="C220F890"/>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8581233">
    <w:abstractNumId w:val="3"/>
  </w:num>
  <w:num w:numId="2" w16cid:durableId="1852645287">
    <w:abstractNumId w:val="8"/>
  </w:num>
  <w:num w:numId="3" w16cid:durableId="1966425453">
    <w:abstractNumId w:val="7"/>
  </w:num>
  <w:num w:numId="4" w16cid:durableId="1613246239">
    <w:abstractNumId w:val="1"/>
  </w:num>
  <w:num w:numId="5" w16cid:durableId="2073238688">
    <w:abstractNumId w:val="5"/>
  </w:num>
  <w:num w:numId="6" w16cid:durableId="1211961266">
    <w:abstractNumId w:val="6"/>
  </w:num>
  <w:num w:numId="7" w16cid:durableId="247806893">
    <w:abstractNumId w:val="2"/>
  </w:num>
  <w:num w:numId="8" w16cid:durableId="1620843423">
    <w:abstractNumId w:val="0"/>
  </w:num>
  <w:num w:numId="9" w16cid:durableId="60164617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A ISABEL ROBERTO">
    <w15:presenceInfo w15:providerId="None" w15:userId="JULIA ISABEL ROBER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DC"/>
    <w:rsid w:val="00013D1A"/>
    <w:rsid w:val="00014E2E"/>
    <w:rsid w:val="000166BD"/>
    <w:rsid w:val="00021155"/>
    <w:rsid w:val="00027DC2"/>
    <w:rsid w:val="00052ADF"/>
    <w:rsid w:val="00052F38"/>
    <w:rsid w:val="00057BBC"/>
    <w:rsid w:val="00062F25"/>
    <w:rsid w:val="00095F81"/>
    <w:rsid w:val="000A3CE8"/>
    <w:rsid w:val="000F1D48"/>
    <w:rsid w:val="000F5065"/>
    <w:rsid w:val="00101E9F"/>
    <w:rsid w:val="00123929"/>
    <w:rsid w:val="00131647"/>
    <w:rsid w:val="00132077"/>
    <w:rsid w:val="001329D9"/>
    <w:rsid w:val="00162DDC"/>
    <w:rsid w:val="00165CF8"/>
    <w:rsid w:val="00172DA0"/>
    <w:rsid w:val="001E0547"/>
    <w:rsid w:val="001F594F"/>
    <w:rsid w:val="002207E2"/>
    <w:rsid w:val="00233CCC"/>
    <w:rsid w:val="002441A6"/>
    <w:rsid w:val="00244A96"/>
    <w:rsid w:val="00247A56"/>
    <w:rsid w:val="00275B35"/>
    <w:rsid w:val="00287A2B"/>
    <w:rsid w:val="002B362B"/>
    <w:rsid w:val="002C06F8"/>
    <w:rsid w:val="002E3E8E"/>
    <w:rsid w:val="003014B9"/>
    <w:rsid w:val="0030344D"/>
    <w:rsid w:val="003070DE"/>
    <w:rsid w:val="00323C23"/>
    <w:rsid w:val="00332928"/>
    <w:rsid w:val="00356FF6"/>
    <w:rsid w:val="00360D76"/>
    <w:rsid w:val="0039020D"/>
    <w:rsid w:val="0039193D"/>
    <w:rsid w:val="00392413"/>
    <w:rsid w:val="00397750"/>
    <w:rsid w:val="003A1395"/>
    <w:rsid w:val="003C698A"/>
    <w:rsid w:val="003C760C"/>
    <w:rsid w:val="00433AD1"/>
    <w:rsid w:val="00441D82"/>
    <w:rsid w:val="0046407F"/>
    <w:rsid w:val="00465844"/>
    <w:rsid w:val="004C6BAC"/>
    <w:rsid w:val="004E3B78"/>
    <w:rsid w:val="00526FC6"/>
    <w:rsid w:val="00544CB2"/>
    <w:rsid w:val="0054630B"/>
    <w:rsid w:val="00551798"/>
    <w:rsid w:val="00580516"/>
    <w:rsid w:val="0058708F"/>
    <w:rsid w:val="005B56F2"/>
    <w:rsid w:val="00622F1D"/>
    <w:rsid w:val="006316D2"/>
    <w:rsid w:val="0063364D"/>
    <w:rsid w:val="00644C67"/>
    <w:rsid w:val="006552E5"/>
    <w:rsid w:val="00676089"/>
    <w:rsid w:val="00676E70"/>
    <w:rsid w:val="006A2560"/>
    <w:rsid w:val="006B0C1A"/>
    <w:rsid w:val="006F168C"/>
    <w:rsid w:val="007176BC"/>
    <w:rsid w:val="007212B4"/>
    <w:rsid w:val="00785FEF"/>
    <w:rsid w:val="00796CD7"/>
    <w:rsid w:val="007A4D58"/>
    <w:rsid w:val="007B1B00"/>
    <w:rsid w:val="007F0734"/>
    <w:rsid w:val="008041B4"/>
    <w:rsid w:val="008166B4"/>
    <w:rsid w:val="008558A5"/>
    <w:rsid w:val="00861037"/>
    <w:rsid w:val="0086668B"/>
    <w:rsid w:val="0087062B"/>
    <w:rsid w:val="00874EF8"/>
    <w:rsid w:val="0088272B"/>
    <w:rsid w:val="00895798"/>
    <w:rsid w:val="008A4995"/>
    <w:rsid w:val="008A5697"/>
    <w:rsid w:val="008C149F"/>
    <w:rsid w:val="008E283B"/>
    <w:rsid w:val="008F19AB"/>
    <w:rsid w:val="008F77E8"/>
    <w:rsid w:val="00917359"/>
    <w:rsid w:val="00942ECB"/>
    <w:rsid w:val="0095457F"/>
    <w:rsid w:val="0095475F"/>
    <w:rsid w:val="00960601"/>
    <w:rsid w:val="009920DF"/>
    <w:rsid w:val="009B3884"/>
    <w:rsid w:val="009B5463"/>
    <w:rsid w:val="009B5B07"/>
    <w:rsid w:val="009D3D08"/>
    <w:rsid w:val="009F5DD8"/>
    <w:rsid w:val="00A25060"/>
    <w:rsid w:val="00A25D5D"/>
    <w:rsid w:val="00A4612D"/>
    <w:rsid w:val="00A606E1"/>
    <w:rsid w:val="00A675FA"/>
    <w:rsid w:val="00A679C4"/>
    <w:rsid w:val="00A942FE"/>
    <w:rsid w:val="00AA1641"/>
    <w:rsid w:val="00AA783F"/>
    <w:rsid w:val="00AB022F"/>
    <w:rsid w:val="00AF02E3"/>
    <w:rsid w:val="00B0692E"/>
    <w:rsid w:val="00B1090E"/>
    <w:rsid w:val="00B11147"/>
    <w:rsid w:val="00B516AB"/>
    <w:rsid w:val="00B55432"/>
    <w:rsid w:val="00B64AB3"/>
    <w:rsid w:val="00B6631A"/>
    <w:rsid w:val="00B92104"/>
    <w:rsid w:val="00C166F4"/>
    <w:rsid w:val="00C41A19"/>
    <w:rsid w:val="00C57569"/>
    <w:rsid w:val="00C9221E"/>
    <w:rsid w:val="00CB3553"/>
    <w:rsid w:val="00CD2F8B"/>
    <w:rsid w:val="00CE5C02"/>
    <w:rsid w:val="00CE5C8C"/>
    <w:rsid w:val="00CF22DB"/>
    <w:rsid w:val="00D17991"/>
    <w:rsid w:val="00D20FDB"/>
    <w:rsid w:val="00D75B91"/>
    <w:rsid w:val="00D839DF"/>
    <w:rsid w:val="00D872EE"/>
    <w:rsid w:val="00D945C2"/>
    <w:rsid w:val="00DE01C9"/>
    <w:rsid w:val="00DE208F"/>
    <w:rsid w:val="00DE491E"/>
    <w:rsid w:val="00E04E17"/>
    <w:rsid w:val="00E643EE"/>
    <w:rsid w:val="00E96088"/>
    <w:rsid w:val="00EA55B5"/>
    <w:rsid w:val="00EB0A41"/>
    <w:rsid w:val="00EC2643"/>
    <w:rsid w:val="00ED4F6A"/>
    <w:rsid w:val="00EE4EA4"/>
    <w:rsid w:val="00EF4B18"/>
    <w:rsid w:val="00EF67B1"/>
    <w:rsid w:val="00F22F68"/>
    <w:rsid w:val="00F3586B"/>
    <w:rsid w:val="00F802DC"/>
    <w:rsid w:val="00F84EEA"/>
    <w:rsid w:val="00F96772"/>
    <w:rsid w:val="00FA4CE2"/>
    <w:rsid w:val="00FC1AFD"/>
    <w:rsid w:val="00FC36D1"/>
    <w:rsid w:val="00FE1F7A"/>
    <w:rsid w:val="00FF7B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A2DEC"/>
  <w15:docId w15:val="{A9B280E9-03BB-4012-B4DE-C6A67BFE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0E0"/>
  </w:style>
  <w:style w:type="paragraph" w:styleId="Ttulo1">
    <w:name w:val="heading 1"/>
    <w:basedOn w:val="Normal"/>
    <w:next w:val="Normal"/>
    <w:link w:val="Ttulo1Car"/>
    <w:uiPriority w:val="9"/>
    <w:qFormat/>
    <w:rsid w:val="003B70E0"/>
    <w:pPr>
      <w:keepNext/>
      <w:keepLines/>
      <w:spacing w:before="240"/>
      <w:outlineLvl w:val="0"/>
    </w:pPr>
    <w:rPr>
      <w:rFonts w:asciiTheme="majorHAnsi" w:eastAsiaTheme="majorEastAsia" w:hAnsiTheme="majorHAnsi" w:cstheme="majorBidi"/>
      <w:b/>
      <w:sz w:val="24"/>
      <w:szCs w:val="32"/>
    </w:rPr>
  </w:style>
  <w:style w:type="paragraph" w:styleId="Ttulo2">
    <w:name w:val="heading 2"/>
    <w:basedOn w:val="Normal"/>
    <w:next w:val="Normal"/>
    <w:link w:val="Ttulo2Car"/>
    <w:uiPriority w:val="9"/>
    <w:semiHidden/>
    <w:unhideWhenUsed/>
    <w:qFormat/>
    <w:rsid w:val="00546A8E"/>
    <w:pPr>
      <w:keepNext/>
      <w:keepLines/>
      <w:spacing w:before="4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semiHidden/>
    <w:unhideWhenUsed/>
    <w:qFormat/>
    <w:rsid w:val="00994D21"/>
    <w:pPr>
      <w:keepNext/>
      <w:keepLines/>
      <w:spacing w:before="40"/>
      <w:outlineLvl w:val="2"/>
    </w:pPr>
    <w:rPr>
      <w:rFonts w:asciiTheme="majorHAnsi" w:eastAsiaTheme="majorEastAsia" w:hAnsiTheme="majorHAnsi" w:cstheme="majorBidi"/>
      <w:b/>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3B70E0"/>
    <w:pPr>
      <w:tabs>
        <w:tab w:val="center" w:pos="4419"/>
        <w:tab w:val="right" w:pos="8838"/>
      </w:tabs>
      <w:spacing w:line="240" w:lineRule="auto"/>
    </w:pPr>
    <w:rPr>
      <w:rFonts w:asciiTheme="minorHAnsi" w:eastAsiaTheme="minorHAnsi" w:hAnsiTheme="minorHAnsi" w:cstheme="minorBidi"/>
      <w:lang w:eastAsia="en-US"/>
    </w:rPr>
  </w:style>
  <w:style w:type="character" w:customStyle="1" w:styleId="EncabezadoCar">
    <w:name w:val="Encabezado Car"/>
    <w:basedOn w:val="Fuentedeprrafopredeter"/>
    <w:link w:val="Encabezado"/>
    <w:uiPriority w:val="99"/>
    <w:rsid w:val="003B70E0"/>
  </w:style>
  <w:style w:type="paragraph" w:styleId="Piedepgina">
    <w:name w:val="footer"/>
    <w:basedOn w:val="Normal"/>
    <w:link w:val="PiedepginaCar"/>
    <w:uiPriority w:val="99"/>
    <w:unhideWhenUsed/>
    <w:rsid w:val="003B70E0"/>
    <w:pPr>
      <w:tabs>
        <w:tab w:val="center" w:pos="4419"/>
        <w:tab w:val="right" w:pos="8838"/>
      </w:tabs>
      <w:spacing w:line="240" w:lineRule="auto"/>
    </w:pPr>
    <w:rPr>
      <w:rFonts w:asciiTheme="minorHAnsi" w:eastAsiaTheme="minorHAnsi" w:hAnsiTheme="minorHAnsi" w:cstheme="minorBidi"/>
      <w:lang w:eastAsia="en-US"/>
    </w:rPr>
  </w:style>
  <w:style w:type="character" w:customStyle="1" w:styleId="PiedepginaCar">
    <w:name w:val="Pie de página Car"/>
    <w:basedOn w:val="Fuentedeprrafopredeter"/>
    <w:link w:val="Piedepgina"/>
    <w:uiPriority w:val="99"/>
    <w:rsid w:val="003B70E0"/>
  </w:style>
  <w:style w:type="paragraph" w:styleId="Prrafodelista">
    <w:name w:val="List Paragraph"/>
    <w:basedOn w:val="Normal"/>
    <w:uiPriority w:val="34"/>
    <w:qFormat/>
    <w:rsid w:val="003B70E0"/>
    <w:pPr>
      <w:ind w:left="720"/>
      <w:contextualSpacing/>
    </w:pPr>
  </w:style>
  <w:style w:type="character" w:customStyle="1" w:styleId="Ttulo1Car">
    <w:name w:val="Título 1 Car"/>
    <w:basedOn w:val="Fuentedeprrafopredeter"/>
    <w:link w:val="Ttulo1"/>
    <w:uiPriority w:val="9"/>
    <w:rsid w:val="003B70E0"/>
    <w:rPr>
      <w:rFonts w:asciiTheme="majorHAnsi" w:eastAsiaTheme="majorEastAsia" w:hAnsiTheme="majorHAnsi" w:cstheme="majorBidi"/>
      <w:b/>
      <w:sz w:val="24"/>
      <w:szCs w:val="32"/>
      <w:lang w:eastAsia="es-CO"/>
    </w:rPr>
  </w:style>
  <w:style w:type="character" w:customStyle="1" w:styleId="Ttulo2Car">
    <w:name w:val="Título 2 Car"/>
    <w:basedOn w:val="Fuentedeprrafopredeter"/>
    <w:link w:val="Ttulo2"/>
    <w:uiPriority w:val="9"/>
    <w:rsid w:val="00546A8E"/>
    <w:rPr>
      <w:rFonts w:asciiTheme="majorHAnsi" w:eastAsiaTheme="majorEastAsia" w:hAnsiTheme="majorHAnsi" w:cstheme="majorBidi"/>
      <w:b/>
      <w:sz w:val="26"/>
      <w:szCs w:val="26"/>
      <w:lang w:eastAsia="es-CO"/>
    </w:rPr>
  </w:style>
  <w:style w:type="character" w:styleId="Hipervnculo">
    <w:name w:val="Hyperlink"/>
    <w:basedOn w:val="Fuentedeprrafopredeter"/>
    <w:uiPriority w:val="99"/>
    <w:unhideWhenUsed/>
    <w:rsid w:val="001B5FDA"/>
    <w:rPr>
      <w:color w:val="0563C1" w:themeColor="hyperlink"/>
      <w:u w:val="single"/>
    </w:rPr>
  </w:style>
  <w:style w:type="character" w:styleId="Mencinsinresolver">
    <w:name w:val="Unresolved Mention"/>
    <w:basedOn w:val="Fuentedeprrafopredeter"/>
    <w:uiPriority w:val="99"/>
    <w:semiHidden/>
    <w:unhideWhenUsed/>
    <w:rsid w:val="001B5FDA"/>
    <w:rPr>
      <w:color w:val="605E5C"/>
      <w:shd w:val="clear" w:color="auto" w:fill="E1DFDD"/>
    </w:rPr>
  </w:style>
  <w:style w:type="character" w:customStyle="1" w:styleId="Ttulo3Car">
    <w:name w:val="Título 3 Car"/>
    <w:basedOn w:val="Fuentedeprrafopredeter"/>
    <w:link w:val="Ttulo3"/>
    <w:uiPriority w:val="9"/>
    <w:rsid w:val="00994D21"/>
    <w:rPr>
      <w:rFonts w:asciiTheme="majorHAnsi" w:eastAsiaTheme="majorEastAsia" w:hAnsiTheme="majorHAnsi" w:cstheme="majorBidi"/>
      <w:b/>
      <w:sz w:val="24"/>
      <w:szCs w:val="24"/>
      <w:lang w:eastAsia="es-CO"/>
    </w:rPr>
  </w:style>
  <w:style w:type="character" w:styleId="Hipervnculovisitado">
    <w:name w:val="FollowedHyperlink"/>
    <w:basedOn w:val="Fuentedeprrafopredeter"/>
    <w:uiPriority w:val="99"/>
    <w:semiHidden/>
    <w:unhideWhenUsed/>
    <w:rsid w:val="0059607B"/>
    <w:rPr>
      <w:color w:val="954F72" w:themeColor="followedHyperlink"/>
      <w:u w:val="single"/>
    </w:rPr>
  </w:style>
  <w:style w:type="paragraph" w:styleId="Descripcin">
    <w:name w:val="caption"/>
    <w:basedOn w:val="Normal"/>
    <w:next w:val="Normal"/>
    <w:uiPriority w:val="35"/>
    <w:unhideWhenUsed/>
    <w:qFormat/>
    <w:rsid w:val="00587394"/>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89248D"/>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A658D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58D5"/>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233F09"/>
    <w:rPr>
      <w:b/>
      <w:bCs/>
    </w:rPr>
  </w:style>
  <w:style w:type="character" w:customStyle="1" w:styleId="AsuntodelcomentarioCar">
    <w:name w:val="Asunto del comentario Car"/>
    <w:basedOn w:val="TextocomentarioCar"/>
    <w:link w:val="Asuntodelcomentario"/>
    <w:uiPriority w:val="99"/>
    <w:semiHidden/>
    <w:rsid w:val="00233F09"/>
    <w:rPr>
      <w:b/>
      <w:bCs/>
      <w:sz w:val="20"/>
      <w:szCs w:val="20"/>
    </w:rPr>
  </w:style>
  <w:style w:type="table" w:customStyle="1" w:styleId="afc">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0"/>
    <w:pPr>
      <w:spacing w:line="240" w:lineRule="auto"/>
    </w:pPr>
    <w:rPr>
      <w:rFonts w:ascii="Calibri" w:eastAsia="Calibri" w:hAnsi="Calibri" w:cs="Calibri"/>
      <w:b/>
      <w:color w:val="C55911"/>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39193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drive.google.com/drive/u/1/folders/1UiJvaklSCICR4BaQ7ga_q04JFa53h_u_"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H7Y0dK1SmxxBQ8llULuwF782Yg==">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21</Pages>
  <Words>3818</Words>
  <Characters>21000</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Process Management</dc:creator>
  <cp:lastModifiedBy>JULIA ISABEL ROBERTO</cp:lastModifiedBy>
  <cp:revision>211</cp:revision>
  <dcterms:created xsi:type="dcterms:W3CDTF">2022-05-03T02:51:00Z</dcterms:created>
  <dcterms:modified xsi:type="dcterms:W3CDTF">2022-05-20T00:53:00Z</dcterms:modified>
</cp:coreProperties>
</file>